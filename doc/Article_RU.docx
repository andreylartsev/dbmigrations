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FFCA6" w14:textId="1814D3AA" w:rsidR="002810D2" w:rsidRPr="003C5017" w:rsidDel="00805AC5" w:rsidRDefault="002810D2" w:rsidP="002810D2">
      <w:pPr>
        <w:pStyle w:val="Title"/>
        <w:jc w:val="center"/>
        <w:rPr>
          <w:ins w:id="0" w:author="Andrey Lartsev" w:date="2026-03-04T12:26:00Z"/>
          <w:del w:id="1" w:author="Andrey Lartsev [2]" w:date="2026-04-04T15:38:00Z" w16du:dateUtc="2026-04-04T12:38:00Z"/>
          <w:lang w:val="ru-RU"/>
        </w:rPr>
      </w:pPr>
      <w:del w:id="2" w:author="Andrey Lartsev [2]" w:date="2026-04-04T15:37:00Z" w16du:dateUtc="2026-04-04T12:37:00Z">
        <w:r w:rsidRPr="00EC1C45" w:rsidDel="0016534E">
          <w:rPr>
            <w:lang w:val="ru-RU"/>
            <w:rPrChange w:id="3" w:author="Andrey Lartsev" w:date="2026-03-04T16:05:00Z">
              <w:rPr/>
            </w:rPrChange>
          </w:rPr>
          <w:delText>ТЗ</w:delText>
        </w:r>
        <w:r w:rsidR="002376A7" w:rsidDel="0016534E">
          <w:rPr>
            <w:lang w:val="ru-RU"/>
          </w:rPr>
          <w:delText xml:space="preserve"> миграции БД</w:delText>
        </w:r>
      </w:del>
      <w:ins w:id="4" w:author="Andrey Lartsev [2]" w:date="2026-04-04T15:37:00Z" w16du:dateUtc="2026-04-04T12:37:00Z">
        <w:r w:rsidR="00805AC5">
          <w:rPr>
            <w:lang w:val="ru-RU"/>
          </w:rPr>
          <w:t>Миграци</w:t>
        </w:r>
      </w:ins>
      <w:ins w:id="5" w:author="Andrey Lartsev [2]" w:date="2026-04-05T22:50:00Z" w16du:dateUtc="2026-04-05T19:50:00Z">
        <w:r w:rsidR="00EC3820">
          <w:rPr>
            <w:lang w:val="ru-RU"/>
          </w:rPr>
          <w:t>я</w:t>
        </w:r>
      </w:ins>
      <w:ins w:id="6" w:author="Andrey Lartsev [2]" w:date="2026-04-04T15:37:00Z" w16du:dateUtc="2026-04-04T12:37:00Z">
        <w:r w:rsidR="00805AC5">
          <w:rPr>
            <w:lang w:val="ru-RU"/>
          </w:rPr>
          <w:t xml:space="preserve"> </w:t>
        </w:r>
      </w:ins>
      <w:ins w:id="7" w:author="Andrey Lartsev [2]" w:date="2026-04-05T20:02:00Z" w16du:dateUtc="2026-04-05T17:02:00Z">
        <w:r w:rsidR="00153A85">
          <w:rPr>
            <w:lang w:val="ru-RU"/>
          </w:rPr>
          <w:t>баз</w:t>
        </w:r>
      </w:ins>
      <w:ins w:id="8" w:author="Andrey Lartsev [2]" w:date="2026-04-05T22:51:00Z" w16du:dateUtc="2026-04-05T19:51:00Z">
        <w:r w:rsidR="00EC3820">
          <w:rPr>
            <w:lang w:val="ru-RU"/>
          </w:rPr>
          <w:t>ы</w:t>
        </w:r>
      </w:ins>
      <w:ins w:id="9" w:author="Andrey Lartsev [2]" w:date="2026-04-05T20:02:00Z" w16du:dateUtc="2026-04-05T17:02:00Z">
        <w:r w:rsidR="00153A85">
          <w:rPr>
            <w:lang w:val="ru-RU"/>
          </w:rPr>
          <w:t xml:space="preserve"> данны</w:t>
        </w:r>
      </w:ins>
      <w:ins w:id="10" w:author="Andrey Lartsev [2]" w:date="2026-04-05T20:03:00Z" w16du:dateUtc="2026-04-05T17:03:00Z">
        <w:r w:rsidR="00153A85">
          <w:rPr>
            <w:lang w:val="ru-RU"/>
          </w:rPr>
          <w:t>х</w:t>
        </w:r>
      </w:ins>
      <w:ins w:id="11" w:author="Andrey Lartsev [2]" w:date="2026-04-05T11:26:00Z" w16du:dateUtc="2026-04-05T08:26:00Z">
        <w:r w:rsidR="006F6933">
          <w:rPr>
            <w:lang w:val="ru-RU"/>
          </w:rPr>
          <w:t xml:space="preserve"> </w:t>
        </w:r>
      </w:ins>
      <w:ins w:id="12" w:author="Andrey Lartsev [2]" w:date="2026-04-05T22:51:00Z" w16du:dateUtc="2026-04-05T19:51:00Z">
        <w:r w:rsidR="00EC3820">
          <w:rPr>
            <w:lang w:val="ru-RU"/>
          </w:rPr>
          <w:t xml:space="preserve">в </w:t>
        </w:r>
      </w:ins>
      <w:ins w:id="13" w:author="Andrey Lartsev [2]" w:date="2026-04-05T11:26:00Z" w16du:dateUtc="2026-04-05T08:26:00Z">
        <w:r w:rsidR="006F6933">
          <w:t>Legacy</w:t>
        </w:r>
      </w:ins>
      <w:ins w:id="14" w:author="Andrey Lartsev [2]" w:date="2026-04-05T23:06:00Z" w16du:dateUtc="2026-04-05T20:06:00Z">
        <w:r w:rsidR="009378B2">
          <w:rPr>
            <w:lang w:val="ru-RU"/>
          </w:rPr>
          <w:t xml:space="preserve"> системах</w:t>
        </w:r>
      </w:ins>
      <w:ins w:id="15" w:author="Andrey Lartsev [2]" w:date="2026-04-05T11:26:00Z" w16du:dateUtc="2026-04-05T08:26:00Z">
        <w:r w:rsidR="006F6933" w:rsidRPr="006F6933">
          <w:rPr>
            <w:lang w:val="ru-RU"/>
            <w:rPrChange w:id="16" w:author="Andrey Lartsev [2]" w:date="2026-04-05T11:27:00Z" w16du:dateUtc="2026-04-05T08:27:00Z">
              <w:rPr/>
            </w:rPrChange>
          </w:rPr>
          <w:t xml:space="preserve"> </w:t>
        </w:r>
      </w:ins>
    </w:p>
    <w:p w14:paraId="475905CC" w14:textId="4930F94E" w:rsidR="00952C1C" w:rsidRPr="0016534E" w:rsidRDefault="00952C1C" w:rsidP="00805AC5">
      <w:pPr>
        <w:pStyle w:val="Title"/>
        <w:jc w:val="center"/>
        <w:rPr>
          <w:rFonts w:asciiTheme="minorHAnsi" w:eastAsiaTheme="minorHAnsi" w:hAnsiTheme="minorHAnsi" w:cstheme="minorBidi"/>
          <w:spacing w:val="0"/>
          <w:kern w:val="0"/>
          <w:sz w:val="22"/>
          <w:szCs w:val="22"/>
          <w:lang w:val="ru-RU"/>
        </w:rPr>
      </w:pPr>
      <w:ins w:id="17" w:author="Andrey Lartsev" w:date="2026-03-04T12:26:00Z">
        <w:del w:id="18" w:author="Andrey Lartsev [2]" w:date="2026-04-04T15:38:00Z" w16du:dateUtc="2026-04-04T12:38:00Z">
          <w:r w:rsidDel="00805AC5">
            <w:delText>v</w:delText>
          </w:r>
          <w:r w:rsidRPr="00136F92" w:rsidDel="00805AC5">
            <w:rPr>
              <w:rFonts w:asciiTheme="minorHAnsi" w:eastAsiaTheme="minorHAnsi" w:hAnsiTheme="minorHAnsi" w:cstheme="minorBidi"/>
              <w:spacing w:val="0"/>
              <w:kern w:val="0"/>
              <w:sz w:val="22"/>
              <w:szCs w:val="22"/>
              <w:lang w:val="ru-RU"/>
              <w:rPrChange w:id="19" w:author="Andrey Lartsev" w:date="2026-03-04T12:55:00Z">
                <w:rPr/>
              </w:rPrChange>
            </w:rPr>
            <w:delText>.</w:delText>
          </w:r>
        </w:del>
      </w:ins>
      <w:ins w:id="20" w:author="Andrey Lartsev" w:date="2026-03-31T21:20:00Z">
        <w:del w:id="21" w:author="Andrey Lartsev [2]" w:date="2026-04-04T15:38:00Z" w16du:dateUtc="2026-04-04T12:38:00Z">
          <w:r w:rsidR="00442650" w:rsidDel="00805AC5">
            <w:rPr>
              <w:lang w:val="ru-RU"/>
            </w:rPr>
            <w:delText>3</w:delText>
          </w:r>
          <w:r w:rsidR="00442650" w:rsidRPr="0016534E" w:rsidDel="00805AC5">
            <w:rPr>
              <w:lang w:val="ru-RU"/>
              <w:rPrChange w:id="22" w:author="Andrey Lartsev [2]" w:date="2026-04-04T15:37:00Z" w16du:dateUtc="2026-04-04T12:37:00Z">
                <w:rPr/>
              </w:rPrChange>
            </w:rPr>
            <w:delText>.2</w:delText>
          </w:r>
        </w:del>
      </w:ins>
    </w:p>
    <w:p w14:paraId="73B90E39" w14:textId="2928F76D" w:rsidR="00EC3820" w:rsidRDefault="00EC3820" w:rsidP="006F6933">
      <w:pPr>
        <w:pStyle w:val="Heading1"/>
        <w:rPr>
          <w:ins w:id="23" w:author="Andrey Lartsev [2]" w:date="2026-04-05T23:22:00Z" w16du:dateUtc="2026-04-05T20:22:00Z"/>
          <w:lang w:val="ru-RU"/>
        </w:rPr>
      </w:pPr>
      <w:ins w:id="24" w:author="Andrey Lartsev [2]" w:date="2026-04-05T22:49:00Z" w16du:dateUtc="2026-04-05T19:49:00Z">
        <w:r>
          <w:rPr>
            <w:lang w:val="ru-RU"/>
          </w:rPr>
          <w:t xml:space="preserve">Для </w:t>
        </w:r>
        <w:r>
          <w:rPr>
            <w:lang w:val="ru-RU"/>
          </w:rPr>
          <w:t>чего написана статья</w:t>
        </w:r>
      </w:ins>
      <w:ins w:id="25" w:author="Andrey Lartsev [2]" w:date="2026-04-05T22:51:00Z" w16du:dateUtc="2026-04-05T19:51:00Z">
        <w:r>
          <w:rPr>
            <w:lang w:val="ru-RU"/>
          </w:rPr>
          <w:t>?</w:t>
        </w:r>
      </w:ins>
    </w:p>
    <w:p w14:paraId="05E3BDA9" w14:textId="77777777" w:rsidR="00373C67" w:rsidRPr="00373C67" w:rsidRDefault="00373C67" w:rsidP="00373C67">
      <w:pPr>
        <w:rPr>
          <w:ins w:id="26" w:author="Andrey Lartsev [2]" w:date="2026-04-05T22:49:00Z" w16du:dateUtc="2026-04-05T19:49:00Z"/>
          <w:lang w:val="ru-RU"/>
        </w:rPr>
        <w:pPrChange w:id="27" w:author="Andrey Lartsev [2]" w:date="2026-04-05T23:22:00Z" w16du:dateUtc="2026-04-05T20:22:00Z">
          <w:pPr>
            <w:pStyle w:val="Heading1"/>
          </w:pPr>
        </w:pPrChange>
      </w:pPr>
    </w:p>
    <w:p w14:paraId="71FEB417" w14:textId="33489E41" w:rsidR="00EC3820" w:rsidRPr="00EC3820" w:rsidRDefault="00EC3820" w:rsidP="00EC3820">
      <w:pPr>
        <w:rPr>
          <w:ins w:id="28" w:author="Andrey Lartsev [2]" w:date="2026-04-05T22:49:00Z" w16du:dateUtc="2026-04-05T19:49:00Z"/>
          <w:lang w:val="ru-RU"/>
        </w:rPr>
        <w:pPrChange w:id="29" w:author="Andrey Lartsev [2]" w:date="2026-04-05T22:49:00Z" w16du:dateUtc="2026-04-05T19:49:00Z">
          <w:pPr>
            <w:pStyle w:val="Heading1"/>
          </w:pPr>
        </w:pPrChange>
      </w:pPr>
      <w:ins w:id="30" w:author="Andrey Lartsev [2]" w:date="2026-04-05T22:49:00Z" w16du:dateUtc="2026-04-05T19:49:00Z">
        <w:r>
          <w:rPr>
            <w:lang w:val="ru-RU"/>
          </w:rPr>
          <w:t>По честному</w:t>
        </w:r>
      </w:ins>
      <w:ins w:id="31" w:author="Andrey Lartsev [2]" w:date="2026-04-05T22:50:00Z" w16du:dateUtc="2026-04-05T19:50:00Z">
        <w:r w:rsidRPr="00EC3820">
          <w:rPr>
            <w:lang w:val="ru-RU"/>
            <w:rPrChange w:id="32" w:author="Andrey Lartsev [2]" w:date="2026-04-05T22:50:00Z" w16du:dateUtc="2026-04-05T19:50:00Z">
              <w:rPr/>
            </w:rPrChange>
          </w:rPr>
          <w:t>,</w:t>
        </w:r>
      </w:ins>
      <w:ins w:id="33" w:author="Andrey Lartsev [2]" w:date="2026-04-05T22:49:00Z" w16du:dateUtc="2026-04-05T19:49:00Z">
        <w:r>
          <w:rPr>
            <w:lang w:val="ru-RU"/>
          </w:rPr>
          <w:t xml:space="preserve"> чтобы протестировать идею на аудитории и собрать полезный </w:t>
        </w:r>
      </w:ins>
      <w:proofErr w:type="gramStart"/>
      <w:ins w:id="34" w:author="Andrey Lartsev [2]" w:date="2026-04-05T22:50:00Z" w16du:dateUtc="2026-04-05T19:50:00Z">
        <w:r>
          <w:rPr>
            <w:lang w:val="ru-RU"/>
          </w:rPr>
          <w:t>фидбэк</w:t>
        </w:r>
        <w:r w:rsidRPr="00EC3820">
          <w:rPr>
            <w:lang w:val="ru-RU"/>
            <w:rPrChange w:id="35" w:author="Andrey Lartsev [2]" w:date="2026-04-05T22:50:00Z" w16du:dateUtc="2026-04-05T19:50:00Z">
              <w:rPr/>
            </w:rPrChange>
          </w:rPr>
          <w:t xml:space="preserve"> </w:t>
        </w:r>
        <w:r>
          <w:rPr>
            <w:lang w:val="ru-RU"/>
          </w:rPr>
          <w:t>)</w:t>
        </w:r>
      </w:ins>
      <w:proofErr w:type="gramEnd"/>
    </w:p>
    <w:p w14:paraId="1AEAA565" w14:textId="58B004E8" w:rsidR="006F6933" w:rsidRPr="00153A85" w:rsidRDefault="00F95F07" w:rsidP="006F6933">
      <w:pPr>
        <w:pStyle w:val="Heading1"/>
        <w:rPr>
          <w:ins w:id="36" w:author="Andrey Lartsev [2]" w:date="2026-04-05T11:27:00Z" w16du:dateUtc="2026-04-05T08:27:00Z"/>
          <w:lang w:val="ru-RU"/>
        </w:rPr>
      </w:pPr>
      <w:ins w:id="37" w:author="Andrey Lartsev [2]" w:date="2026-04-05T20:35:00Z" w16du:dateUtc="2026-04-05T17:35:00Z">
        <w:r>
          <w:rPr>
            <w:lang w:val="ru-RU"/>
          </w:rPr>
          <w:t>Для кого</w:t>
        </w:r>
      </w:ins>
      <w:ins w:id="38" w:author="Andrey Lartsev [2]" w:date="2026-04-05T20:03:00Z" w16du:dateUtc="2026-04-05T17:03:00Z">
        <w:r w:rsidR="00153A85">
          <w:rPr>
            <w:lang w:val="ru-RU"/>
          </w:rPr>
          <w:t xml:space="preserve"> будет полезно</w:t>
        </w:r>
      </w:ins>
      <w:ins w:id="39" w:author="Andrey Lartsev [2]" w:date="2026-04-05T20:09:00Z" w16du:dateUtc="2026-04-05T17:09:00Z">
        <w:r w:rsidR="00153A85" w:rsidRPr="00153A85">
          <w:rPr>
            <w:lang w:val="ru-RU"/>
            <w:rPrChange w:id="40" w:author="Andrey Lartsev [2]" w:date="2026-04-05T20:09:00Z" w16du:dateUtc="2026-04-05T17:09:00Z">
              <w:rPr/>
            </w:rPrChange>
          </w:rPr>
          <w:t>?</w:t>
        </w:r>
      </w:ins>
    </w:p>
    <w:p w14:paraId="58E89703" w14:textId="77777777" w:rsidR="00EC3820" w:rsidRDefault="00EC3820" w:rsidP="006F6933">
      <w:pPr>
        <w:rPr>
          <w:ins w:id="41" w:author="Andrey Lartsev [2]" w:date="2026-04-05T22:51:00Z" w16du:dateUtc="2026-04-05T19:51:00Z"/>
          <w:lang w:val="ru-RU"/>
        </w:rPr>
      </w:pPr>
    </w:p>
    <w:p w14:paraId="0F436FE7" w14:textId="7AD50332" w:rsidR="00153A85" w:rsidRDefault="00153A85" w:rsidP="006F6933">
      <w:pPr>
        <w:rPr>
          <w:ins w:id="42" w:author="Andrey Lartsev [2]" w:date="2026-04-05T20:10:00Z" w16du:dateUtc="2026-04-05T17:10:00Z"/>
          <w:lang w:val="ru-RU"/>
        </w:rPr>
      </w:pPr>
      <w:ins w:id="43" w:author="Andrey Lartsev [2]" w:date="2026-04-05T20:04:00Z" w16du:dateUtc="2026-04-05T17:04:00Z">
        <w:r>
          <w:rPr>
            <w:lang w:val="ru-RU"/>
          </w:rPr>
          <w:t>Если</w:t>
        </w:r>
      </w:ins>
      <w:ins w:id="44" w:author="Andrey Lartsev [2]" w:date="2026-04-05T20:03:00Z" w16du:dateUtc="2026-04-05T17:03:00Z">
        <w:r>
          <w:rPr>
            <w:lang w:val="ru-RU"/>
          </w:rPr>
          <w:t xml:space="preserve"> </w:t>
        </w:r>
      </w:ins>
      <w:ins w:id="45" w:author="Andrey Lartsev [2]" w:date="2026-04-05T20:04:00Z" w16du:dateUtc="2026-04-05T17:04:00Z">
        <w:r>
          <w:rPr>
            <w:lang w:val="ru-RU"/>
          </w:rPr>
          <w:t xml:space="preserve">ваша система не использует </w:t>
        </w:r>
        <w:r>
          <w:t>ORM</w:t>
        </w:r>
        <w:r>
          <w:rPr>
            <w:lang w:val="ru-RU"/>
          </w:rPr>
          <w:t xml:space="preserve"> (</w:t>
        </w:r>
      </w:ins>
      <w:proofErr w:type="spellStart"/>
      <w:ins w:id="46" w:author="Andrey Lartsev [2]" w:date="2026-04-05T20:05:00Z" w16du:dateUtc="2026-04-05T17:05:00Z">
        <w:r>
          <w:t>Hybernate</w:t>
        </w:r>
      </w:ins>
      <w:proofErr w:type="spellEnd"/>
      <w:ins w:id="47" w:author="Andrey Lartsev [2]" w:date="2026-04-05T20:06:00Z" w16du:dateUtc="2026-04-05T17:06:00Z">
        <w:r w:rsidRPr="00153A85">
          <w:rPr>
            <w:lang w:val="ru-RU"/>
            <w:rPrChange w:id="48" w:author="Andrey Lartsev [2]" w:date="2026-04-05T20:06:00Z" w16du:dateUtc="2026-04-05T17:06:00Z">
              <w:rPr/>
            </w:rPrChange>
          </w:rPr>
          <w:t>/</w:t>
        </w:r>
        <w:r>
          <w:t>Entity</w:t>
        </w:r>
        <w:r w:rsidRPr="00153A85">
          <w:rPr>
            <w:lang w:val="ru-RU"/>
            <w:rPrChange w:id="49" w:author="Andrey Lartsev [2]" w:date="2026-04-05T20:06:00Z" w16du:dateUtc="2026-04-05T17:06:00Z">
              <w:rPr/>
            </w:rPrChange>
          </w:rPr>
          <w:t xml:space="preserve"> </w:t>
        </w:r>
        <w:r>
          <w:t>framework</w:t>
        </w:r>
      </w:ins>
      <w:ins w:id="50" w:author="Andrey Lartsev [2]" w:date="2026-04-05T20:08:00Z" w16du:dateUtc="2026-04-05T17:08:00Z">
        <w:r w:rsidRPr="00153A85">
          <w:rPr>
            <w:lang w:val="ru-RU"/>
            <w:rPrChange w:id="51" w:author="Andrey Lartsev [2]" w:date="2026-04-05T20:08:00Z" w16du:dateUtc="2026-04-05T17:08:00Z">
              <w:rPr/>
            </w:rPrChange>
          </w:rPr>
          <w:t>/</w:t>
        </w:r>
        <w:r>
          <w:t>Django</w:t>
        </w:r>
        <w:r w:rsidRPr="00153A85">
          <w:rPr>
            <w:lang w:val="ru-RU"/>
            <w:rPrChange w:id="52" w:author="Andrey Lartsev [2]" w:date="2026-04-05T20:08:00Z" w16du:dateUtc="2026-04-05T17:08:00Z">
              <w:rPr/>
            </w:rPrChange>
          </w:rPr>
          <w:t xml:space="preserve"> </w:t>
        </w:r>
        <w:r>
          <w:t>ORM</w:t>
        </w:r>
      </w:ins>
      <w:ins w:id="53" w:author="Andrey Lartsev [2]" w:date="2026-04-05T20:06:00Z" w16du:dateUtc="2026-04-05T17:06:00Z">
        <w:r w:rsidRPr="00153A85">
          <w:rPr>
            <w:lang w:val="ru-RU"/>
            <w:rPrChange w:id="54" w:author="Andrey Lartsev [2]" w:date="2026-04-05T20:08:00Z" w16du:dateUtc="2026-04-05T17:08:00Z">
              <w:rPr/>
            </w:rPrChange>
          </w:rPr>
          <w:t>)</w:t>
        </w:r>
      </w:ins>
      <w:ins w:id="55" w:author="Andrey Lartsev [2]" w:date="2026-04-05T20:05:00Z" w16du:dateUtc="2026-04-05T17:05:00Z">
        <w:r w:rsidRPr="00153A85">
          <w:rPr>
            <w:lang w:val="ru-RU"/>
            <w:rPrChange w:id="56" w:author="Andrey Lartsev [2]" w:date="2026-04-05T20:06:00Z" w16du:dateUtc="2026-04-05T17:06:00Z">
              <w:rPr/>
            </w:rPrChange>
          </w:rPr>
          <w:t>,</w:t>
        </w:r>
      </w:ins>
      <w:ins w:id="57" w:author="Andrey Lartsev [2]" w:date="2026-04-05T20:04:00Z" w16du:dateUtc="2026-04-05T17:04:00Z">
        <w:r w:rsidRPr="00153A85">
          <w:rPr>
            <w:lang w:val="ru-RU"/>
            <w:rPrChange w:id="58" w:author="Andrey Lartsev [2]" w:date="2026-04-05T20:04:00Z" w16du:dateUtc="2026-04-05T17:04:00Z">
              <w:rPr/>
            </w:rPrChange>
          </w:rPr>
          <w:t xml:space="preserve"> </w:t>
        </w:r>
        <w:r>
          <w:rPr>
            <w:lang w:val="ru-RU"/>
          </w:rPr>
          <w:t>в котором функциональность миграций встроена</w:t>
        </w:r>
      </w:ins>
      <w:ins w:id="59" w:author="Andrey Lartsev [2]" w:date="2026-04-05T20:09:00Z" w16du:dateUtc="2026-04-05T17:09:00Z">
        <w:r w:rsidRPr="00153A85">
          <w:rPr>
            <w:lang w:val="ru-RU"/>
            <w:rPrChange w:id="60" w:author="Andrey Lartsev [2]" w:date="2026-04-05T20:09:00Z" w16du:dateUtc="2026-04-05T17:09:00Z">
              <w:rPr/>
            </w:rPrChange>
          </w:rPr>
          <w:t>.</w:t>
        </w:r>
      </w:ins>
    </w:p>
    <w:p w14:paraId="754271F1" w14:textId="76B2B646" w:rsidR="00A84ED3" w:rsidRPr="00A84ED3" w:rsidRDefault="00153A85" w:rsidP="006F6933">
      <w:pPr>
        <w:rPr>
          <w:ins w:id="61" w:author="Andrey Lartsev [2]" w:date="2026-04-05T20:22:00Z" w16du:dateUtc="2026-04-05T17:22:00Z"/>
          <w:lang w:val="ru-RU"/>
          <w:rPrChange w:id="62" w:author="Andrey Lartsev [2]" w:date="2026-04-05T20:22:00Z" w16du:dateUtc="2026-04-05T17:22:00Z">
            <w:rPr>
              <w:ins w:id="63" w:author="Andrey Lartsev [2]" w:date="2026-04-05T20:22:00Z" w16du:dateUtc="2026-04-05T17:22:00Z"/>
            </w:rPr>
          </w:rPrChange>
        </w:rPr>
      </w:pPr>
      <w:ins w:id="64" w:author="Andrey Lartsev [2]" w:date="2026-04-05T20:09:00Z" w16du:dateUtc="2026-04-05T17:09:00Z">
        <w:r>
          <w:rPr>
            <w:lang w:val="ru-RU"/>
          </w:rPr>
          <w:t xml:space="preserve">Если </w:t>
        </w:r>
      </w:ins>
      <w:ins w:id="65" w:author="Andrey Lartsev [2]" w:date="2026-04-05T20:11:00Z" w16du:dateUtc="2026-04-05T17:11:00Z">
        <w:r>
          <w:rPr>
            <w:lang w:val="ru-RU"/>
          </w:rPr>
          <w:t xml:space="preserve">промышленное окружение </w:t>
        </w:r>
      </w:ins>
      <w:ins w:id="66" w:author="Andrey Lartsev [2]" w:date="2026-04-05T20:09:00Z" w16du:dateUtc="2026-04-05T17:09:00Z">
        <w:r>
          <w:rPr>
            <w:lang w:val="ru-RU"/>
          </w:rPr>
          <w:t>ваш</w:t>
        </w:r>
      </w:ins>
      <w:ins w:id="67" w:author="Andrey Lartsev [2]" w:date="2026-04-05T20:11:00Z" w16du:dateUtc="2026-04-05T17:11:00Z">
        <w:r>
          <w:rPr>
            <w:lang w:val="ru-RU"/>
          </w:rPr>
          <w:t>ей Системы</w:t>
        </w:r>
      </w:ins>
      <w:ins w:id="68" w:author="Andrey Lartsev [2]" w:date="2026-04-05T20:09:00Z" w16du:dateUtc="2026-04-05T17:09:00Z">
        <w:r>
          <w:rPr>
            <w:lang w:val="ru-RU"/>
          </w:rPr>
          <w:t xml:space="preserve"> находится </w:t>
        </w:r>
      </w:ins>
      <w:ins w:id="69" w:author="Andrey Lartsev [2]" w:date="2026-04-05T22:46:00Z" w16du:dateUtc="2026-04-05T19:46:00Z">
        <w:r w:rsidR="00EC3820">
          <w:rPr>
            <w:lang w:val="ru-RU"/>
          </w:rPr>
          <w:t xml:space="preserve">не </w:t>
        </w:r>
      </w:ins>
      <w:ins w:id="70" w:author="Andrey Lartsev [2]" w:date="2026-04-05T20:09:00Z" w16du:dateUtc="2026-04-05T17:09:00Z">
        <w:r>
          <w:rPr>
            <w:lang w:val="ru-RU"/>
          </w:rPr>
          <w:t>у Вас под контролем</w:t>
        </w:r>
      </w:ins>
      <w:ins w:id="71" w:author="Andrey Lartsev [2]" w:date="2026-04-05T20:10:00Z" w16du:dateUtc="2026-04-05T17:10:00Z">
        <w:r w:rsidRPr="00153A85">
          <w:rPr>
            <w:lang w:val="ru-RU"/>
            <w:rPrChange w:id="72" w:author="Andrey Lartsev [2]" w:date="2026-04-05T20:10:00Z" w16du:dateUtc="2026-04-05T17:10:00Z">
              <w:rPr/>
            </w:rPrChange>
          </w:rPr>
          <w:t xml:space="preserve">, </w:t>
        </w:r>
      </w:ins>
      <w:ins w:id="73" w:author="Andrey Lartsev [2]" w:date="2026-04-05T22:46:00Z" w16du:dateUtc="2026-04-05T19:46:00Z">
        <w:r w:rsidR="00EC3820">
          <w:rPr>
            <w:lang w:val="ru-RU"/>
          </w:rPr>
          <w:t>если, например</w:t>
        </w:r>
      </w:ins>
      <w:ins w:id="74" w:author="Andrey Lartsev [2]" w:date="2026-04-05T20:12:00Z" w16du:dateUtc="2026-04-05T17:12:00Z">
        <w:r>
          <w:rPr>
            <w:lang w:val="ru-RU"/>
          </w:rPr>
          <w:t xml:space="preserve"> вы поставщик </w:t>
        </w:r>
      </w:ins>
      <w:ins w:id="75" w:author="Andrey Lartsev [2]" w:date="2026-04-05T20:20:00Z" w16du:dateUtc="2026-04-05T17:20:00Z">
        <w:r w:rsidR="00A84ED3">
          <w:rPr>
            <w:lang w:val="ru-RU"/>
          </w:rPr>
          <w:t>продукта,</w:t>
        </w:r>
      </w:ins>
      <w:ins w:id="76" w:author="Andrey Lartsev [2]" w:date="2026-04-05T20:12:00Z" w16du:dateUtc="2026-04-05T17:12:00Z">
        <w:r>
          <w:rPr>
            <w:lang w:val="ru-RU"/>
          </w:rPr>
          <w:t xml:space="preserve"> разрабатываемого на Заказ</w:t>
        </w:r>
      </w:ins>
      <w:ins w:id="77" w:author="Andrey Lartsev [2]" w:date="2026-04-05T20:20:00Z" w16du:dateUtc="2026-04-05T17:20:00Z">
        <w:r w:rsidR="00A84ED3" w:rsidRPr="00A84ED3">
          <w:rPr>
            <w:lang w:val="ru-RU"/>
            <w:rPrChange w:id="78" w:author="Andrey Lartsev [2]" w:date="2026-04-05T20:20:00Z" w16du:dateUtc="2026-04-05T17:20:00Z">
              <w:rPr/>
            </w:rPrChange>
          </w:rPr>
          <w:t>,</w:t>
        </w:r>
      </w:ins>
      <w:ins w:id="79" w:author="Andrey Lartsev [2]" w:date="2026-04-05T20:12:00Z" w16du:dateUtc="2026-04-05T17:12:00Z">
        <w:r>
          <w:rPr>
            <w:lang w:val="ru-RU"/>
          </w:rPr>
          <w:t xml:space="preserve"> и </w:t>
        </w:r>
      </w:ins>
      <w:ins w:id="80" w:author="Andrey Lartsev [2]" w:date="2026-04-05T20:18:00Z" w16du:dateUtc="2026-04-05T17:18:00Z">
        <w:r w:rsidR="00A84ED3">
          <w:rPr>
            <w:lang w:val="ru-RU"/>
          </w:rPr>
          <w:t xml:space="preserve">поставляемые вами скрипты </w:t>
        </w:r>
        <w:r w:rsidR="00A84ED3">
          <w:t>DDL</w:t>
        </w:r>
        <w:r w:rsidR="00A84ED3" w:rsidRPr="00A84ED3">
          <w:rPr>
            <w:lang w:val="ru-RU"/>
            <w:rPrChange w:id="81" w:author="Andrey Lartsev [2]" w:date="2026-04-05T20:18:00Z" w16du:dateUtc="2026-04-05T17:18:00Z">
              <w:rPr/>
            </w:rPrChange>
          </w:rPr>
          <w:t>/</w:t>
        </w:r>
        <w:r w:rsidR="00A84ED3">
          <w:t>DML</w:t>
        </w:r>
        <w:r w:rsidR="00A84ED3" w:rsidRPr="00A84ED3">
          <w:rPr>
            <w:lang w:val="ru-RU"/>
            <w:rPrChange w:id="82" w:author="Andrey Lartsev [2]" w:date="2026-04-05T20:18:00Z" w16du:dateUtc="2026-04-05T17:18:00Z">
              <w:rPr/>
            </w:rPrChange>
          </w:rPr>
          <w:t xml:space="preserve"> </w:t>
        </w:r>
        <w:r w:rsidR="00A84ED3">
          <w:rPr>
            <w:lang w:val="ru-RU"/>
          </w:rPr>
          <w:t xml:space="preserve">скрипты </w:t>
        </w:r>
      </w:ins>
      <w:ins w:id="83" w:author="Andrey Lartsev [2]" w:date="2026-04-05T20:20:00Z" w16du:dateUtc="2026-04-05T17:20:00Z">
        <w:r w:rsidR="00A84ED3">
          <w:rPr>
            <w:lang w:val="ru-RU"/>
          </w:rPr>
          <w:t>вручную</w:t>
        </w:r>
      </w:ins>
      <w:ins w:id="84" w:author="Andrey Lartsev [2]" w:date="2026-04-05T20:21:00Z" w16du:dateUtc="2026-04-05T17:21:00Z">
        <w:r w:rsidR="00A84ED3">
          <w:rPr>
            <w:lang w:val="ru-RU"/>
          </w:rPr>
          <w:t xml:space="preserve"> </w:t>
        </w:r>
      </w:ins>
      <w:ins w:id="85" w:author="Andrey Lartsev [2]" w:date="2026-04-05T20:18:00Z" w16du:dateUtc="2026-04-05T17:18:00Z">
        <w:r w:rsidR="00A84ED3">
          <w:rPr>
            <w:lang w:val="ru-RU"/>
          </w:rPr>
          <w:t xml:space="preserve">накатывает </w:t>
        </w:r>
      </w:ins>
      <w:ins w:id="86" w:author="Andrey Lartsev [2]" w:date="2026-04-05T20:19:00Z" w16du:dateUtc="2026-04-05T17:19:00Z">
        <w:r w:rsidR="00A84ED3">
          <w:rPr>
            <w:lang w:val="ru-RU"/>
          </w:rPr>
          <w:t>а</w:t>
        </w:r>
      </w:ins>
      <w:ins w:id="87" w:author="Andrey Lartsev [2]" w:date="2026-04-05T20:18:00Z" w16du:dateUtc="2026-04-05T17:18:00Z">
        <w:r w:rsidR="00A84ED3">
          <w:rPr>
            <w:lang w:val="ru-RU"/>
          </w:rPr>
          <w:t xml:space="preserve">дминистратор </w:t>
        </w:r>
      </w:ins>
      <w:ins w:id="88" w:author="Andrey Lartsev [2]" w:date="2026-04-05T20:20:00Z" w16du:dateUtc="2026-04-05T17:20:00Z">
        <w:r w:rsidR="00A84ED3">
          <w:rPr>
            <w:lang w:val="ru-RU"/>
          </w:rPr>
          <w:t>базы данных</w:t>
        </w:r>
      </w:ins>
      <w:ins w:id="89" w:author="Andrey Lartsev [2]" w:date="2026-04-05T20:18:00Z" w16du:dateUtc="2026-04-05T17:18:00Z">
        <w:r w:rsidR="00A84ED3">
          <w:rPr>
            <w:lang w:val="ru-RU"/>
          </w:rPr>
          <w:t xml:space="preserve"> </w:t>
        </w:r>
      </w:ins>
      <w:ins w:id="90" w:author="Andrey Lartsev [2]" w:date="2026-04-05T20:19:00Z" w16du:dateUtc="2026-04-05T17:19:00Z">
        <w:r w:rsidR="00A84ED3">
          <w:rPr>
            <w:lang w:val="ru-RU"/>
          </w:rPr>
          <w:t>после ревью</w:t>
        </w:r>
      </w:ins>
      <w:ins w:id="91" w:author="Andrey Lartsev [2]" w:date="2026-04-05T20:21:00Z" w16du:dateUtc="2026-04-05T17:21:00Z">
        <w:r w:rsidR="00A84ED3">
          <w:rPr>
            <w:lang w:val="ru-RU"/>
          </w:rPr>
          <w:t xml:space="preserve"> </w:t>
        </w:r>
      </w:ins>
      <w:ins w:id="92" w:author="Andrey Lartsev [2]" w:date="2026-04-05T22:52:00Z" w16du:dateUtc="2026-04-05T19:52:00Z">
        <w:r w:rsidR="00EC3820">
          <w:rPr>
            <w:lang w:val="ru-RU"/>
          </w:rPr>
          <w:t xml:space="preserve">кода </w:t>
        </w:r>
      </w:ins>
      <w:ins w:id="93" w:author="Andrey Lartsev [2]" w:date="2026-04-05T20:21:00Z" w16du:dateUtc="2026-04-05T17:21:00Z">
        <w:r w:rsidR="00A84ED3">
          <w:rPr>
            <w:lang w:val="ru-RU"/>
          </w:rPr>
          <w:t xml:space="preserve">(и </w:t>
        </w:r>
      </w:ins>
      <w:ins w:id="94" w:author="Andrey Lartsev [2]" w:date="2026-04-05T22:52:00Z" w16du:dateUtc="2026-04-05T19:52:00Z">
        <w:r w:rsidR="00EC3820">
          <w:rPr>
            <w:lang w:val="ru-RU"/>
          </w:rPr>
          <w:t>к сожалению</w:t>
        </w:r>
        <w:r w:rsidR="00EC3820" w:rsidRPr="00EC3820">
          <w:rPr>
            <w:lang w:val="ru-RU"/>
            <w:rPrChange w:id="95" w:author="Andrey Lartsev [2]" w:date="2026-04-05T22:52:00Z" w16du:dateUtc="2026-04-05T19:52:00Z">
              <w:rPr/>
            </w:rPrChange>
          </w:rPr>
          <w:t xml:space="preserve">, </w:t>
        </w:r>
      </w:ins>
      <w:ins w:id="96" w:author="Andrey Lartsev [2]" w:date="2026-04-05T20:21:00Z" w16du:dateUtc="2026-04-05T17:21:00Z">
        <w:r w:rsidR="00A84ED3">
          <w:rPr>
            <w:lang w:val="ru-RU"/>
          </w:rPr>
          <w:t>возможных изменений)</w:t>
        </w:r>
      </w:ins>
    </w:p>
    <w:p w14:paraId="13D54FBC" w14:textId="76A0B541" w:rsidR="00A84ED3" w:rsidRPr="003E2273" w:rsidRDefault="00A84ED3" w:rsidP="006F6933">
      <w:pPr>
        <w:rPr>
          <w:ins w:id="97" w:author="Andrey Lartsev [2]" w:date="2026-04-05T20:21:00Z" w16du:dateUtc="2026-04-05T17:21:00Z"/>
          <w:lang w:val="ru-RU"/>
        </w:rPr>
      </w:pPr>
      <w:ins w:id="98" w:author="Andrey Lartsev [2]" w:date="2026-04-05T20:22:00Z" w16du:dateUtc="2026-04-05T17:22:00Z">
        <w:r>
          <w:rPr>
            <w:lang w:val="ru-RU"/>
          </w:rPr>
          <w:t>Если нет возможности внедрить</w:t>
        </w:r>
      </w:ins>
      <w:ins w:id="99" w:author="Andrey Lartsev [2]" w:date="2026-04-05T22:47:00Z" w16du:dateUtc="2026-04-05T19:47:00Z">
        <w:r w:rsidR="00EC3820">
          <w:rPr>
            <w:lang w:val="ru-RU"/>
          </w:rPr>
          <w:t xml:space="preserve"> инструмент для миграций</w:t>
        </w:r>
      </w:ins>
      <w:ins w:id="100" w:author="Andrey Lartsev [2]" w:date="2026-04-05T20:22:00Z" w16du:dateUtc="2026-04-05T17:22:00Z">
        <w:r>
          <w:rPr>
            <w:lang w:val="ru-RU"/>
          </w:rPr>
          <w:t xml:space="preserve"> </w:t>
        </w:r>
        <w:r>
          <w:t>Liquibase</w:t>
        </w:r>
        <w:r w:rsidRPr="00932002">
          <w:rPr>
            <w:lang w:val="ru-RU"/>
          </w:rPr>
          <w:t xml:space="preserve"> </w:t>
        </w:r>
      </w:ins>
      <w:ins w:id="101" w:author="Andrey Lartsev [2]" w:date="2026-04-05T22:47:00Z" w16du:dateUtc="2026-04-05T19:47:00Z">
        <w:r w:rsidR="00EC3820">
          <w:rPr>
            <w:lang w:val="ru-RU"/>
          </w:rPr>
          <w:t>/</w:t>
        </w:r>
      </w:ins>
      <w:ins w:id="102" w:author="Andrey Lartsev [2]" w:date="2026-04-05T20:22:00Z" w16du:dateUtc="2026-04-05T17:22:00Z">
        <w:r>
          <w:rPr>
            <w:lang w:val="ru-RU"/>
          </w:rPr>
          <w:t xml:space="preserve"> </w:t>
        </w:r>
        <w:r>
          <w:t>Flyway</w:t>
        </w:r>
      </w:ins>
      <w:ins w:id="103" w:author="Andrey Lartsev [2]" w:date="2026-04-05T22:47:00Z" w16du:dateUtc="2026-04-05T19:47:00Z">
        <w:r w:rsidR="00EC3820">
          <w:rPr>
            <w:lang w:val="ru-RU"/>
          </w:rPr>
          <w:t xml:space="preserve"> </w:t>
        </w:r>
      </w:ins>
      <w:ins w:id="104" w:author="Andrey Lartsev [2]" w:date="2026-04-05T20:24:00Z" w16du:dateUtc="2026-04-05T17:24:00Z">
        <w:r w:rsidR="003E2273">
          <w:rPr>
            <w:lang w:val="ru-RU"/>
          </w:rPr>
          <w:t>по лю</w:t>
        </w:r>
      </w:ins>
      <w:ins w:id="105" w:author="Andrey Lartsev [2]" w:date="2026-04-05T20:25:00Z" w16du:dateUtc="2026-04-05T17:25:00Z">
        <w:r w:rsidR="003E2273">
          <w:rPr>
            <w:lang w:val="ru-RU"/>
          </w:rPr>
          <w:t xml:space="preserve">бым </w:t>
        </w:r>
      </w:ins>
      <w:ins w:id="106" w:author="Andrey Lartsev [2]" w:date="2026-04-05T22:47:00Z" w16du:dateUtc="2026-04-05T19:47:00Z">
        <w:r w:rsidR="00EC3820">
          <w:rPr>
            <w:lang w:val="ru-RU"/>
          </w:rPr>
          <w:t xml:space="preserve">рациональным </w:t>
        </w:r>
      </w:ins>
      <w:ins w:id="107" w:author="Andrey Lartsev [2]" w:date="2026-04-05T22:48:00Z" w16du:dateUtc="2026-04-05T19:48:00Z">
        <w:r w:rsidR="00EC3820">
          <w:rPr>
            <w:lang w:val="ru-RU"/>
          </w:rPr>
          <w:t>(</w:t>
        </w:r>
      </w:ins>
      <w:ins w:id="108" w:author="Andrey Lartsev [2]" w:date="2026-04-05T22:47:00Z" w16du:dateUtc="2026-04-05T19:47:00Z">
        <w:r w:rsidR="00EC3820">
          <w:rPr>
            <w:lang w:val="ru-RU"/>
          </w:rPr>
          <w:t>или не очень</w:t>
        </w:r>
      </w:ins>
      <w:ins w:id="109" w:author="Andrey Lartsev [2]" w:date="2026-04-05T22:48:00Z" w16du:dateUtc="2026-04-05T19:48:00Z">
        <w:r w:rsidR="00EC3820">
          <w:rPr>
            <w:lang w:val="ru-RU"/>
          </w:rPr>
          <w:t>)</w:t>
        </w:r>
      </w:ins>
      <w:ins w:id="110" w:author="Andrey Lartsev [2]" w:date="2026-04-05T22:47:00Z" w16du:dateUtc="2026-04-05T19:47:00Z">
        <w:r w:rsidR="00EC3820">
          <w:rPr>
            <w:lang w:val="ru-RU"/>
          </w:rPr>
          <w:t xml:space="preserve"> </w:t>
        </w:r>
      </w:ins>
      <w:ins w:id="111" w:author="Andrey Lartsev [2]" w:date="2026-04-05T20:25:00Z" w16du:dateUtc="2026-04-05T17:25:00Z">
        <w:r w:rsidR="003E2273">
          <w:rPr>
            <w:lang w:val="ru-RU"/>
          </w:rPr>
          <w:t>причинам</w:t>
        </w:r>
      </w:ins>
      <w:ins w:id="112" w:author="Andrey Lartsev [2]" w:date="2026-04-05T20:24:00Z" w16du:dateUtc="2026-04-05T17:24:00Z">
        <w:r w:rsidR="003E2273" w:rsidRPr="003E2273">
          <w:rPr>
            <w:lang w:val="ru-RU"/>
            <w:rPrChange w:id="113" w:author="Andrey Lartsev [2]" w:date="2026-04-05T20:24:00Z" w16du:dateUtc="2026-04-05T17:24:00Z">
              <w:rPr/>
            </w:rPrChange>
          </w:rPr>
          <w:t>.</w:t>
        </w:r>
      </w:ins>
    </w:p>
    <w:p w14:paraId="21CBAE71" w14:textId="1EB85479" w:rsidR="003E2273" w:rsidRPr="003E2273" w:rsidRDefault="00EC3820" w:rsidP="006F6933">
      <w:pPr>
        <w:rPr>
          <w:ins w:id="114" w:author="Andrey Lartsev [2]" w:date="2026-04-05T20:28:00Z" w16du:dateUtc="2026-04-05T17:28:00Z"/>
          <w:lang w:val="ru-RU"/>
        </w:rPr>
      </w:pPr>
      <w:ins w:id="115" w:author="Andrey Lartsev [2]" w:date="2026-04-05T22:49:00Z" w16du:dateUtc="2026-04-05T19:49:00Z">
        <w:r>
          <w:rPr>
            <w:lang w:val="ru-RU"/>
          </w:rPr>
          <w:t>И т</w:t>
        </w:r>
      </w:ins>
      <w:ins w:id="116" w:author="Andrey Lartsev [2]" w:date="2026-04-05T20:28:00Z" w16du:dateUtc="2026-04-05T17:28:00Z">
        <w:r w:rsidR="003E2273">
          <w:rPr>
            <w:lang w:val="ru-RU"/>
          </w:rPr>
          <w:t>ем не менее</w:t>
        </w:r>
      </w:ins>
      <w:ins w:id="117" w:author="Andrey Lartsev [2]" w:date="2026-04-05T22:52:00Z" w16du:dateUtc="2026-04-05T19:52:00Z">
        <w:r w:rsidRPr="00EC3820">
          <w:rPr>
            <w:lang w:val="ru-RU"/>
            <w:rPrChange w:id="118" w:author="Andrey Lartsev [2]" w:date="2026-04-05T22:52:00Z" w16du:dateUtc="2026-04-05T19:52:00Z">
              <w:rPr/>
            </w:rPrChange>
          </w:rPr>
          <w:t>,</w:t>
        </w:r>
      </w:ins>
      <w:ins w:id="119" w:author="Andrey Lartsev [2]" w:date="2026-04-05T20:28:00Z" w16du:dateUtc="2026-04-05T17:28:00Z">
        <w:r w:rsidR="003E2273">
          <w:rPr>
            <w:lang w:val="ru-RU"/>
          </w:rPr>
          <w:t xml:space="preserve"> </w:t>
        </w:r>
      </w:ins>
      <w:ins w:id="120" w:author="Andrey Lartsev [2]" w:date="2026-04-05T22:49:00Z" w16du:dateUtc="2026-04-05T19:49:00Z">
        <w:r>
          <w:rPr>
            <w:lang w:val="ru-RU"/>
          </w:rPr>
          <w:t>очень</w:t>
        </w:r>
      </w:ins>
      <w:ins w:id="121" w:author="Andrey Lartsev [2]" w:date="2026-04-05T22:52:00Z" w16du:dateUtc="2026-04-05T19:52:00Z">
        <w:r w:rsidRPr="00EC3820">
          <w:rPr>
            <w:lang w:val="ru-RU"/>
            <w:rPrChange w:id="122" w:author="Andrey Lartsev [2]" w:date="2026-04-05T22:52:00Z" w16du:dateUtc="2026-04-05T19:52:00Z">
              <w:rPr/>
            </w:rPrChange>
          </w:rPr>
          <w:t xml:space="preserve"> </w:t>
        </w:r>
        <w:r>
          <w:rPr>
            <w:lang w:val="ru-RU"/>
          </w:rPr>
          <w:t>и очень</w:t>
        </w:r>
      </w:ins>
      <w:ins w:id="123" w:author="Andrey Lartsev [2]" w:date="2026-04-05T22:49:00Z" w16du:dateUtc="2026-04-05T19:49:00Z">
        <w:r>
          <w:rPr>
            <w:lang w:val="ru-RU"/>
          </w:rPr>
          <w:t xml:space="preserve"> </w:t>
        </w:r>
      </w:ins>
      <w:ins w:id="124" w:author="Andrey Lartsev [2]" w:date="2026-04-05T20:28:00Z" w16du:dateUtc="2026-04-05T17:28:00Z">
        <w:r w:rsidR="003E2273">
          <w:rPr>
            <w:lang w:val="ru-RU"/>
          </w:rPr>
          <w:t>хочется контролировать как изменения в коде попадают в базу данных сначала в тестовом</w:t>
        </w:r>
      </w:ins>
      <w:ins w:id="125" w:author="Andrey Lartsev [2]" w:date="2026-04-05T22:53:00Z" w16du:dateUtc="2026-04-05T19:53:00Z">
        <w:r>
          <w:rPr>
            <w:lang w:val="ru-RU"/>
          </w:rPr>
          <w:t xml:space="preserve"> окружении</w:t>
        </w:r>
      </w:ins>
      <w:ins w:id="126" w:author="Andrey Lartsev [2]" w:date="2026-04-05T20:29:00Z" w16du:dateUtc="2026-04-05T17:29:00Z">
        <w:r w:rsidR="003E2273">
          <w:rPr>
            <w:lang w:val="ru-RU"/>
          </w:rPr>
          <w:t>,</w:t>
        </w:r>
      </w:ins>
      <w:ins w:id="127" w:author="Andrey Lartsev [2]" w:date="2026-04-05T20:28:00Z" w16du:dateUtc="2026-04-05T17:28:00Z">
        <w:r w:rsidR="003E2273">
          <w:rPr>
            <w:lang w:val="ru-RU"/>
          </w:rPr>
          <w:t xml:space="preserve"> а потом в </w:t>
        </w:r>
      </w:ins>
      <w:ins w:id="128" w:author="Andrey Lartsev [2]" w:date="2026-04-05T20:29:00Z" w16du:dateUtc="2026-04-05T17:29:00Z">
        <w:r w:rsidR="003E2273">
          <w:rPr>
            <w:lang w:val="ru-RU"/>
          </w:rPr>
          <w:t>промышленном</w:t>
        </w:r>
        <w:r w:rsidR="003E2273" w:rsidRPr="003E2273">
          <w:rPr>
            <w:lang w:val="ru-RU"/>
            <w:rPrChange w:id="129" w:author="Andrey Lartsev [2]" w:date="2026-04-05T20:29:00Z" w16du:dateUtc="2026-04-05T17:29:00Z">
              <w:rPr/>
            </w:rPrChange>
          </w:rPr>
          <w:t>.</w:t>
        </w:r>
      </w:ins>
    </w:p>
    <w:p w14:paraId="7C918F1E" w14:textId="3C444180" w:rsidR="00EC3820" w:rsidRPr="00EC3820" w:rsidRDefault="00EC3820" w:rsidP="003E2273">
      <w:pPr>
        <w:rPr>
          <w:ins w:id="130" w:author="Andrey Lartsev [2]" w:date="2026-04-05T22:55:00Z" w16du:dateUtc="2026-04-05T19:55:00Z"/>
          <w:lang w:val="ru-RU"/>
          <w:rPrChange w:id="131" w:author="Andrey Lartsev [2]" w:date="2026-04-05T22:55:00Z" w16du:dateUtc="2026-04-05T19:55:00Z">
            <w:rPr>
              <w:ins w:id="132" w:author="Andrey Lartsev [2]" w:date="2026-04-05T22:55:00Z" w16du:dateUtc="2026-04-05T19:55:00Z"/>
            </w:rPr>
          </w:rPrChange>
        </w:rPr>
      </w:pPr>
      <w:ins w:id="133" w:author="Andrey Lartsev [2]" w:date="2026-04-05T22:55:00Z" w16du:dateUtc="2026-04-05T19:55:00Z">
        <w:r w:rsidRPr="00EC3820">
          <w:rPr>
            <w:lang w:val="ru-RU"/>
            <w:rPrChange w:id="134" w:author="Andrey Lartsev [2]" w:date="2026-04-05T22:55:00Z" w16du:dateUtc="2026-04-05T19:55:00Z">
              <w:rPr/>
            </w:rPrChange>
          </w:rPr>
          <w:t>Крайне желательно, чтобы изменения вносились в производственную среду точно так же, как и в тестовую.</w:t>
        </w:r>
        <w:r w:rsidR="00654B93" w:rsidRPr="00654B93">
          <w:rPr>
            <w:lang w:val="ru-RU"/>
            <w:rPrChange w:id="135" w:author="Andrey Lartsev [2]" w:date="2026-04-05T22:55:00Z" w16du:dateUtc="2026-04-05T19:55:00Z">
              <w:rPr/>
            </w:rPrChange>
          </w:rPr>
          <w:t xml:space="preserve">  </w:t>
        </w:r>
        <w:r w:rsidR="00654B93" w:rsidRPr="00654B93">
          <w:rPr>
            <w:lang w:val="ru-RU"/>
          </w:rPr>
          <w:t>Хотя достичь этого на 100% невозможно, это цель, к которой мы должны стремиться.</w:t>
        </w:r>
      </w:ins>
    </w:p>
    <w:p w14:paraId="177F622E" w14:textId="659ADE9E" w:rsidR="00654B93" w:rsidRDefault="00654B93" w:rsidP="003E2273">
      <w:pPr>
        <w:rPr>
          <w:ins w:id="136" w:author="Andrey Lartsev [2]" w:date="2026-04-05T22:59:00Z" w16du:dateUtc="2026-04-05T19:59:00Z"/>
          <w:lang w:val="ru-RU"/>
        </w:rPr>
      </w:pPr>
      <w:ins w:id="137" w:author="Andrey Lartsev [2]" w:date="2026-04-05T22:59:00Z" w16du:dateUtc="2026-04-05T19:59:00Z">
        <w:r w:rsidRPr="00654B93">
          <w:rPr>
            <w:lang w:val="ru-RU"/>
          </w:rPr>
          <w:t>По крайней мере, когда возникает вопрос: «</w:t>
        </w:r>
      </w:ins>
      <w:ins w:id="138" w:author="Andrey Lartsev [2]" w:date="2026-04-05T23:02:00Z" w16du:dateUtc="2026-04-05T20:02:00Z">
        <w:r>
          <w:rPr>
            <w:lang w:val="ru-RU"/>
          </w:rPr>
          <w:t>т</w:t>
        </w:r>
      </w:ins>
      <w:ins w:id="139" w:author="Andrey Lartsev [2]" w:date="2026-04-05T23:00:00Z" w16du:dateUtc="2026-04-05T20:00:00Z">
        <w:r>
          <w:rPr>
            <w:lang w:val="ru-RU"/>
          </w:rPr>
          <w:t>ут</w:t>
        </w:r>
      </w:ins>
      <w:ins w:id="140" w:author="Andrey Lartsev [2]" w:date="2026-04-05T22:59:00Z" w16du:dateUtc="2026-04-05T19:59:00Z">
        <w:r w:rsidRPr="00654B93">
          <w:rPr>
            <w:lang w:val="ru-RU"/>
          </w:rPr>
          <w:t xml:space="preserve"> </w:t>
        </w:r>
      </w:ins>
      <w:ins w:id="141" w:author="Andrey Lartsev [2]" w:date="2026-04-05T23:00:00Z" w16du:dateUtc="2026-04-05T20:00:00Z">
        <w:r>
          <w:rPr>
            <w:lang w:val="ru-RU"/>
          </w:rPr>
          <w:t xml:space="preserve">у нас </w:t>
        </w:r>
      </w:ins>
      <w:ins w:id="142" w:author="Andrey Lartsev [2]" w:date="2026-04-05T23:01:00Z" w16du:dateUtc="2026-04-05T20:01:00Z">
        <w:r>
          <w:rPr>
            <w:lang w:val="ru-RU"/>
          </w:rPr>
          <w:t>зачем-то</w:t>
        </w:r>
      </w:ins>
      <w:ins w:id="143" w:author="Andrey Lartsev [2]" w:date="2026-04-05T23:00:00Z" w16du:dateUtc="2026-04-05T20:00:00Z">
        <w:r>
          <w:rPr>
            <w:lang w:val="ru-RU"/>
          </w:rPr>
          <w:t xml:space="preserve"> </w:t>
        </w:r>
      </w:ins>
      <w:ins w:id="144" w:author="Andrey Lartsev [2]" w:date="2026-04-05T23:01:00Z" w16du:dateUtc="2026-04-05T20:01:00Z">
        <w:r>
          <w:rPr>
            <w:lang w:val="ru-RU"/>
          </w:rPr>
          <w:t xml:space="preserve">было </w:t>
        </w:r>
      </w:ins>
      <w:ins w:id="145" w:author="Andrey Lartsev [2]" w:date="2026-04-05T23:02:00Z" w16du:dateUtc="2026-04-05T20:02:00Z">
        <w:r>
          <w:rPr>
            <w:lang w:val="ru-RU"/>
          </w:rPr>
          <w:t xml:space="preserve">лишнее </w:t>
        </w:r>
      </w:ins>
      <w:ins w:id="146" w:author="Andrey Lartsev [2]" w:date="2026-04-05T23:00:00Z" w16du:dateUtc="2026-04-05T20:00:00Z">
        <w:r>
          <w:rPr>
            <w:lang w:val="ru-RU"/>
          </w:rPr>
          <w:t xml:space="preserve">поле </w:t>
        </w:r>
      </w:ins>
      <w:ins w:id="147" w:author="Andrey Lartsev [2]" w:date="2026-04-05T22:59:00Z" w16du:dateUtc="2026-04-05T19:59:00Z">
        <w:r w:rsidRPr="00654B93">
          <w:rPr>
            <w:lang w:val="ru-RU"/>
          </w:rPr>
          <w:t>добавлено (или удалено)</w:t>
        </w:r>
      </w:ins>
      <w:ins w:id="148" w:author="Andrey Lartsev [2]" w:date="2026-04-05T23:01:00Z" w16du:dateUtc="2026-04-05T20:01:00Z">
        <w:r>
          <w:rPr>
            <w:lang w:val="ru-RU"/>
          </w:rPr>
          <w:t xml:space="preserve"> и у нас теперь </w:t>
        </w:r>
        <w:r w:rsidRPr="00654B93">
          <w:rPr>
            <w:lang w:val="ru-RU"/>
          </w:rPr>
          <w:t>ничего</w:t>
        </w:r>
        <w:r>
          <w:rPr>
            <w:lang w:val="ru-RU"/>
          </w:rPr>
          <w:t xml:space="preserve"> не работает</w:t>
        </w:r>
      </w:ins>
      <w:ins w:id="149" w:author="Andrey Lartsev [2]" w:date="2026-04-05T22:59:00Z" w16du:dateUtc="2026-04-05T19:59:00Z">
        <w:r w:rsidRPr="00654B93">
          <w:rPr>
            <w:lang w:val="ru-RU"/>
          </w:rPr>
          <w:t>», должно быть</w:t>
        </w:r>
      </w:ins>
      <w:ins w:id="150" w:author="Andrey Lartsev [2]" w:date="2026-04-05T23:00:00Z" w16du:dateUtc="2026-04-05T20:00:00Z">
        <w:r>
          <w:rPr>
            <w:lang w:val="ru-RU"/>
          </w:rPr>
          <w:t xml:space="preserve"> что-то</w:t>
        </w:r>
      </w:ins>
      <w:ins w:id="151" w:author="Andrey Lartsev [2]" w:date="2026-04-05T22:59:00Z" w16du:dateUtc="2026-04-05T19:59:00Z">
        <w:r w:rsidRPr="00654B93">
          <w:rPr>
            <w:lang w:val="ru-RU"/>
          </w:rPr>
          <w:t xml:space="preserve">, с </w:t>
        </w:r>
      </w:ins>
      <w:ins w:id="152" w:author="Andrey Lartsev [2]" w:date="2026-04-05T23:00:00Z" w16du:dateUtc="2026-04-05T20:00:00Z">
        <w:r>
          <w:rPr>
            <w:lang w:val="ru-RU"/>
          </w:rPr>
          <w:t>чего</w:t>
        </w:r>
      </w:ins>
      <w:ins w:id="153" w:author="Andrey Lartsev [2]" w:date="2026-04-05T22:59:00Z" w16du:dateUtc="2026-04-05T19:59:00Z">
        <w:r w:rsidRPr="00654B93">
          <w:rPr>
            <w:lang w:val="ru-RU"/>
          </w:rPr>
          <w:t xml:space="preserve"> можно начать </w:t>
        </w:r>
      </w:ins>
      <w:ins w:id="154" w:author="Andrey Lartsev [2]" w:date="2026-04-05T23:00:00Z" w16du:dateUtc="2026-04-05T20:00:00Z">
        <w:r>
          <w:rPr>
            <w:lang w:val="ru-RU"/>
          </w:rPr>
          <w:t>разбор полетов</w:t>
        </w:r>
      </w:ins>
      <w:ins w:id="155" w:author="Andrey Lartsev [2]" w:date="2026-04-05T22:59:00Z" w16du:dateUtc="2026-04-05T19:59:00Z">
        <w:r w:rsidRPr="00654B93">
          <w:rPr>
            <w:lang w:val="ru-RU"/>
          </w:rPr>
          <w:t xml:space="preserve"> и выяснять, кто именно виноват: разработчики или команда эксплуатации.</w:t>
        </w:r>
      </w:ins>
    </w:p>
    <w:p w14:paraId="2E4C03FB" w14:textId="21C523CB" w:rsidR="00015B73" w:rsidDel="00F95F07" w:rsidRDefault="00015B73" w:rsidP="002810D2">
      <w:pPr>
        <w:pStyle w:val="Heading1"/>
        <w:rPr>
          <w:ins w:id="156" w:author="Andrey Lartsev" w:date="2026-03-04T12:55:00Z"/>
          <w:del w:id="157" w:author="Andrey Lartsev [2]" w:date="2026-04-05T20:35:00Z" w16du:dateUtc="2026-04-05T17:35:00Z"/>
          <w:lang w:val="ru-RU"/>
        </w:rPr>
      </w:pPr>
      <w:ins w:id="158" w:author="Andrey Lartsev" w:date="2026-03-04T12:54:00Z">
        <w:del w:id="159" w:author="Andrey Lartsev [2]" w:date="2026-04-04T15:39:00Z" w16du:dateUtc="2026-04-04T12:39:00Z">
          <w:r w:rsidDel="00805AC5">
            <w:rPr>
              <w:lang w:val="ru-RU"/>
            </w:rPr>
            <w:delText>Ц</w:delText>
          </w:r>
        </w:del>
        <w:del w:id="160" w:author="Andrey Lartsev [2]" w:date="2026-04-05T20:35:00Z" w16du:dateUtc="2026-04-05T17:35:00Z">
          <w:r w:rsidDel="00F95F07">
            <w:rPr>
              <w:lang w:val="ru-RU"/>
            </w:rPr>
            <w:delText>ели</w:delText>
          </w:r>
          <w:r w:rsidR="00136F92" w:rsidDel="00F95F07">
            <w:rPr>
              <w:lang w:val="ru-RU"/>
            </w:rPr>
            <w:delText xml:space="preserve"> </w:delText>
          </w:r>
        </w:del>
        <w:del w:id="161" w:author="Andrey Lartsev [2]" w:date="2026-04-04T15:38:00Z" w16du:dateUtc="2026-04-04T12:38:00Z">
          <w:r w:rsidR="00136F92" w:rsidDel="00805AC5">
            <w:rPr>
              <w:lang w:val="ru-RU"/>
            </w:rPr>
            <w:delText>применен</w:delText>
          </w:r>
        </w:del>
      </w:ins>
      <w:ins w:id="162" w:author="Andrey Lartsev" w:date="2026-03-04T12:55:00Z">
        <w:del w:id="163" w:author="Andrey Lartsev [2]" w:date="2026-04-04T15:38:00Z" w16du:dateUtc="2026-04-04T12:38:00Z">
          <w:r w:rsidR="00136F92" w:rsidDel="00805AC5">
            <w:rPr>
              <w:lang w:val="ru-RU"/>
            </w:rPr>
            <w:delText>ия методологии</w:delText>
          </w:r>
        </w:del>
      </w:ins>
    </w:p>
    <w:p w14:paraId="257879B9" w14:textId="76F3E05F" w:rsidR="00CA4330" w:rsidRPr="00CA4330" w:rsidDel="00654F8C" w:rsidRDefault="00CA4330">
      <w:pPr>
        <w:pStyle w:val="NormalWeb"/>
        <w:numPr>
          <w:ilvl w:val="0"/>
          <w:numId w:val="1"/>
        </w:numPr>
        <w:rPr>
          <w:ins w:id="164" w:author="Andrey Lartsev" w:date="2026-03-04T12:59:00Z"/>
          <w:del w:id="165" w:author="Andrey Lartsev [2]" w:date="2026-04-04T15:52:00Z" w16du:dateUtc="2026-04-04T12:52:00Z"/>
          <w:lang w:val="ru-RU"/>
        </w:rPr>
      </w:pPr>
      <w:ins w:id="166" w:author="Andrey Lartsev" w:date="2026-03-04T12:59:00Z">
        <w:del w:id="167" w:author="Andrey Lartsev [2]" w:date="2026-04-04T15:52:00Z" w16du:dateUtc="2026-04-04T12:52:00Z">
          <w:r w:rsidDel="00654F8C">
            <w:rPr>
              <w:lang w:val="ru-RU"/>
            </w:rPr>
            <w:delText xml:space="preserve">Возможность </w:delText>
          </w:r>
        </w:del>
        <w:del w:id="168" w:author="Andrey Lartsev [2]" w:date="2026-04-04T15:40:00Z" w16du:dateUtc="2026-04-04T12:40:00Z">
          <w:r w:rsidDel="00805AC5">
            <w:rPr>
              <w:lang w:val="ru-RU"/>
            </w:rPr>
            <w:delText>восстановить</w:delText>
          </w:r>
        </w:del>
        <w:del w:id="169" w:author="Andrey Lartsev [2]" w:date="2026-04-04T15:52:00Z" w16du:dateUtc="2026-04-04T12:52:00Z">
          <w:r w:rsidDel="00654F8C">
            <w:rPr>
              <w:lang w:val="ru-RU"/>
            </w:rPr>
            <w:delText xml:space="preserve"> </w:delText>
          </w:r>
        </w:del>
        <w:del w:id="170" w:author="Andrey Lartsev [2]" w:date="2026-04-04T15:40:00Z" w16du:dateUtc="2026-04-04T12:40:00Z">
          <w:r w:rsidDel="00805AC5">
            <w:rPr>
              <w:lang w:val="ru-RU"/>
            </w:rPr>
            <w:delText xml:space="preserve">структуру </w:delText>
          </w:r>
        </w:del>
        <w:del w:id="171" w:author="Andrey Lartsev [2]" w:date="2026-04-04T15:52:00Z" w16du:dateUtc="2026-04-04T12:52:00Z">
          <w:r w:rsidDel="00654F8C">
            <w:rPr>
              <w:lang w:val="ru-RU"/>
            </w:rPr>
            <w:delText>БД из исходного кода</w:delText>
          </w:r>
        </w:del>
        <w:del w:id="172" w:author="Andrey Lartsev [2]" w:date="2026-04-04T15:38:00Z" w16du:dateUtc="2026-04-04T12:38:00Z">
          <w:r w:rsidDel="00805AC5">
            <w:rPr>
              <w:lang w:val="ru-RU"/>
            </w:rPr>
            <w:delText>, хранящегося в системе управления исходным кодом (</w:delText>
          </w:r>
          <w:r w:rsidDel="00805AC5">
            <w:delText>Git</w:delText>
          </w:r>
          <w:r w:rsidRPr="00364319" w:rsidDel="00805AC5">
            <w:rPr>
              <w:lang w:val="ru-RU"/>
            </w:rPr>
            <w:delText>)</w:delText>
          </w:r>
        </w:del>
        <w:del w:id="173" w:author="Andrey Lartsev [2]" w:date="2026-04-04T15:52:00Z" w16du:dateUtc="2026-04-04T12:52:00Z">
          <w:r w:rsidRPr="00364319" w:rsidDel="00654F8C">
            <w:rPr>
              <w:lang w:val="ru-RU"/>
            </w:rPr>
            <w:delText>;</w:delText>
          </w:r>
        </w:del>
      </w:ins>
    </w:p>
    <w:p w14:paraId="24CA0CB3" w14:textId="3949525E" w:rsidR="00CC03CA" w:rsidDel="00F95F07" w:rsidRDefault="00136F92" w:rsidP="00F70D1D">
      <w:pPr>
        <w:pStyle w:val="NormalWeb"/>
        <w:numPr>
          <w:ilvl w:val="0"/>
          <w:numId w:val="1"/>
        </w:numPr>
        <w:rPr>
          <w:ins w:id="174" w:author="Andrey Lartsev" w:date="2026-03-04T12:58:00Z"/>
          <w:del w:id="175" w:author="Andrey Lartsev [2]" w:date="2026-04-05T20:35:00Z" w16du:dateUtc="2026-04-05T17:35:00Z"/>
          <w:lang w:val="ru-RU"/>
        </w:rPr>
      </w:pPr>
      <w:ins w:id="176" w:author="Andrey Lartsev" w:date="2026-03-04T12:55:00Z">
        <w:del w:id="177" w:author="Andrey Lartsev [2]" w:date="2026-04-04T15:49:00Z" w16du:dateUtc="2026-04-04T12:49:00Z">
          <w:r w:rsidDel="00654F8C">
            <w:rPr>
              <w:lang w:val="ru-RU"/>
            </w:rPr>
            <w:delText>У</w:delText>
          </w:r>
        </w:del>
        <w:del w:id="178" w:author="Andrey Lartsev [2]" w:date="2026-04-05T20:35:00Z" w16du:dateUtc="2026-04-05T17:35:00Z">
          <w:r w:rsidDel="00F95F07">
            <w:rPr>
              <w:lang w:val="ru-RU"/>
            </w:rPr>
            <w:delText>порядоч</w:delText>
          </w:r>
        </w:del>
        <w:del w:id="179" w:author="Andrey Lartsev [2]" w:date="2026-04-04T15:40:00Z" w16du:dateUtc="2026-04-04T12:40:00Z">
          <w:r w:rsidDel="00805AC5">
            <w:rPr>
              <w:lang w:val="ru-RU"/>
            </w:rPr>
            <w:delText>ение</w:delText>
          </w:r>
        </w:del>
        <w:del w:id="180" w:author="Andrey Lartsev [2]" w:date="2026-04-05T20:35:00Z" w16du:dateUtc="2026-04-05T17:35:00Z">
          <w:r w:rsidDel="00F95F07">
            <w:rPr>
              <w:lang w:val="ru-RU"/>
            </w:rPr>
            <w:delText xml:space="preserve"> </w:delText>
          </w:r>
        </w:del>
      </w:ins>
      <w:ins w:id="181" w:author="Andrey Lartsev" w:date="2026-03-04T12:56:00Z">
        <w:del w:id="182" w:author="Andrey Lartsev [2]" w:date="2026-04-05T20:35:00Z" w16du:dateUtc="2026-04-05T17:35:00Z">
          <w:r w:rsidR="00750EFC" w:rsidDel="00F95F07">
            <w:rPr>
              <w:lang w:val="ru-RU"/>
            </w:rPr>
            <w:delText>доставк</w:delText>
          </w:r>
        </w:del>
        <w:del w:id="183" w:author="Andrey Lartsev [2]" w:date="2026-04-04T15:49:00Z" w16du:dateUtc="2026-04-04T12:49:00Z">
          <w:r w:rsidR="00750EFC" w:rsidDel="00654F8C">
            <w:rPr>
              <w:lang w:val="ru-RU"/>
            </w:rPr>
            <w:delText>и</w:delText>
          </w:r>
        </w:del>
        <w:del w:id="184" w:author="Andrey Lartsev [2]" w:date="2026-04-05T20:35:00Z" w16du:dateUtc="2026-04-05T17:35:00Z">
          <w:r w:rsidR="00750EFC" w:rsidDel="00F95F07">
            <w:rPr>
              <w:lang w:val="ru-RU"/>
            </w:rPr>
            <w:delText xml:space="preserve"> изменений </w:delText>
          </w:r>
        </w:del>
        <w:del w:id="185" w:author="Andrey Lartsev [2]" w:date="2026-04-04T15:41:00Z" w16du:dateUtc="2026-04-04T12:41:00Z">
          <w:r w:rsidR="00CC03CA" w:rsidDel="00805AC5">
            <w:rPr>
              <w:lang w:val="ru-RU"/>
            </w:rPr>
            <w:delText xml:space="preserve">в скриптах </w:delText>
          </w:r>
        </w:del>
      </w:ins>
      <w:ins w:id="186" w:author="Andrey Lartsev" w:date="2026-03-04T12:57:00Z">
        <w:del w:id="187" w:author="Andrey Lartsev [2]" w:date="2026-04-05T20:35:00Z" w16du:dateUtc="2026-04-05T17:35:00Z">
          <w:r w:rsidR="00CC03CA" w:rsidDel="00F95F07">
            <w:rPr>
              <w:lang w:val="ru-RU"/>
            </w:rPr>
            <w:delText>БД</w:delText>
          </w:r>
        </w:del>
      </w:ins>
      <w:ins w:id="188" w:author="Andrey Lartsev" w:date="2026-03-04T12:59:00Z">
        <w:del w:id="189" w:author="Andrey Lartsev [2]" w:date="2026-04-05T20:35:00Z" w16du:dateUtc="2026-04-05T17:35:00Z">
          <w:r w:rsidR="006B29A6" w:rsidDel="00F95F07">
            <w:rPr>
              <w:lang w:val="ru-RU"/>
            </w:rPr>
            <w:delText xml:space="preserve"> </w:delText>
          </w:r>
        </w:del>
      </w:ins>
      <w:ins w:id="190" w:author="Andrey Lartsev" w:date="2026-03-04T12:55:00Z">
        <w:del w:id="191" w:author="Andrey Lartsev [2]" w:date="2026-04-05T20:35:00Z" w16du:dateUtc="2026-04-05T17:35:00Z">
          <w:r w:rsidDel="00F95F07">
            <w:rPr>
              <w:lang w:val="ru-RU"/>
            </w:rPr>
            <w:delText>в тестовы</w:delText>
          </w:r>
        </w:del>
        <w:del w:id="192" w:author="Andrey Lartsev [2]" w:date="2026-03-05T15:31:00Z">
          <w:r w:rsidDel="00FF0016">
            <w:rPr>
              <w:lang w:val="ru-RU"/>
            </w:rPr>
            <w:delText>х</w:delText>
          </w:r>
        </w:del>
        <w:del w:id="193" w:author="Andrey Lartsev [2]" w:date="2026-04-05T20:35:00Z" w16du:dateUtc="2026-04-05T17:35:00Z">
          <w:r w:rsidDel="00F95F07">
            <w:rPr>
              <w:lang w:val="ru-RU"/>
            </w:rPr>
            <w:delText xml:space="preserve"> и</w:delText>
          </w:r>
        </w:del>
      </w:ins>
      <w:ins w:id="194" w:author="Andrey Lartsev" w:date="2026-03-04T12:56:00Z">
        <w:del w:id="195" w:author="Andrey Lartsev [2]" w:date="2026-04-05T20:35:00Z" w16du:dateUtc="2026-04-05T17:35:00Z">
          <w:r w:rsidR="00750EFC" w:rsidDel="00F95F07">
            <w:rPr>
              <w:lang w:val="ru-RU"/>
            </w:rPr>
            <w:delText xml:space="preserve"> промышленн</w:delText>
          </w:r>
        </w:del>
        <w:del w:id="196" w:author="Andrey Lartsev [2]" w:date="2026-03-05T15:31:00Z">
          <w:r w:rsidR="00750EFC" w:rsidDel="00FF0016">
            <w:rPr>
              <w:lang w:val="ru-RU"/>
            </w:rPr>
            <w:delText>ом</w:delText>
          </w:r>
        </w:del>
        <w:del w:id="197" w:author="Andrey Lartsev [2]" w:date="2026-04-05T20:35:00Z" w16du:dateUtc="2026-04-05T17:35:00Z">
          <w:r w:rsidR="00750EFC" w:rsidDel="00F95F07">
            <w:rPr>
              <w:lang w:val="ru-RU"/>
            </w:rPr>
            <w:delText xml:space="preserve"> окружен</w:delText>
          </w:r>
        </w:del>
      </w:ins>
      <w:ins w:id="198" w:author="Andrey Lartsev" w:date="2026-03-04T12:58:00Z">
        <w:del w:id="199" w:author="Andrey Lartsev [2]" w:date="2026-04-05T20:35:00Z" w16du:dateUtc="2026-04-05T17:35:00Z">
          <w:r w:rsidR="00F70D1D" w:rsidDel="00F95F07">
            <w:rPr>
              <w:lang w:val="ru-RU"/>
            </w:rPr>
            <w:delText>ия</w:delText>
          </w:r>
        </w:del>
        <w:del w:id="200" w:author="Andrey Lartsev [2]" w:date="2026-03-05T15:31:00Z">
          <w:r w:rsidR="00F70D1D" w:rsidDel="00FF0016">
            <w:rPr>
              <w:lang w:val="ru-RU"/>
            </w:rPr>
            <w:delText>х</w:delText>
          </w:r>
        </w:del>
      </w:ins>
      <w:ins w:id="201" w:author="Andrey Lartsev" w:date="2026-03-04T12:55:00Z">
        <w:del w:id="202" w:author="Andrey Lartsev [2]" w:date="2026-04-05T20:35:00Z" w16du:dateUtc="2026-04-05T17:35:00Z">
          <w:r w:rsidRPr="00EA1E24" w:rsidDel="00F95F07">
            <w:rPr>
              <w:lang w:val="ru-RU"/>
            </w:rPr>
            <w:delText>;</w:delText>
          </w:r>
        </w:del>
      </w:ins>
    </w:p>
    <w:p w14:paraId="2E6C470B" w14:textId="66A5E959" w:rsidR="002810D2" w:rsidRDefault="00654F8C" w:rsidP="002810D2">
      <w:pPr>
        <w:pStyle w:val="Heading1"/>
        <w:rPr>
          <w:ins w:id="203" w:author="Andrey Lartsev [2]" w:date="2026-04-05T23:03:00Z" w16du:dateUtc="2026-04-05T20:03:00Z"/>
          <w:lang w:val="ru-RU"/>
        </w:rPr>
      </w:pPr>
      <w:ins w:id="204" w:author="Andrey Lartsev [2]" w:date="2026-04-04T15:53:00Z" w16du:dateUtc="2026-04-04T12:53:00Z">
        <w:r>
          <w:rPr>
            <w:lang w:val="ru-RU"/>
          </w:rPr>
          <w:t>О</w:t>
        </w:r>
      </w:ins>
      <w:ins w:id="205" w:author="Andrey Lartsev [2]" w:date="2026-04-04T15:39:00Z" w16du:dateUtc="2026-04-04T12:39:00Z">
        <w:r w:rsidR="00805AC5">
          <w:rPr>
            <w:lang w:val="ru-RU"/>
          </w:rPr>
          <w:t xml:space="preserve"> базовы</w:t>
        </w:r>
      </w:ins>
      <w:ins w:id="206" w:author="Andrey Lartsev [2]" w:date="2026-04-04T15:40:00Z" w16du:dateUtc="2026-04-04T12:40:00Z">
        <w:r w:rsidR="00805AC5">
          <w:rPr>
            <w:lang w:val="ru-RU"/>
          </w:rPr>
          <w:t>х</w:t>
        </w:r>
      </w:ins>
      <w:ins w:id="207" w:author="Andrey Lartsev [2]" w:date="2026-04-04T15:39:00Z" w16du:dateUtc="2026-04-04T12:39:00Z">
        <w:r w:rsidR="00805AC5">
          <w:rPr>
            <w:lang w:val="ru-RU"/>
          </w:rPr>
          <w:t xml:space="preserve"> требования</w:t>
        </w:r>
      </w:ins>
      <w:ins w:id="208" w:author="Andrey Lartsev [2]" w:date="2026-04-04T15:40:00Z" w16du:dateUtc="2026-04-04T12:40:00Z">
        <w:r w:rsidR="00805AC5">
          <w:rPr>
            <w:lang w:val="ru-RU"/>
          </w:rPr>
          <w:t>х</w:t>
        </w:r>
      </w:ins>
      <w:del w:id="209" w:author="Andrey Lartsev [2]" w:date="2026-04-04T15:39:00Z" w16du:dateUtc="2026-04-04T12:39:00Z">
        <w:r w:rsidR="002810D2" w:rsidRPr="00136F92" w:rsidDel="00805AC5">
          <w:rPr>
            <w:lang w:val="ru-RU"/>
            <w:rPrChange w:id="210" w:author="Andrey Lartsev" w:date="2026-03-04T12:55:00Z">
              <w:rPr/>
            </w:rPrChange>
          </w:rPr>
          <w:delText>Требования</w:delText>
        </w:r>
      </w:del>
    </w:p>
    <w:p w14:paraId="0EF30A84" w14:textId="77777777" w:rsidR="00654B93" w:rsidRPr="00654B93" w:rsidRDefault="00654B93" w:rsidP="00654B93">
      <w:pPr>
        <w:rPr>
          <w:lang w:val="ru-RU"/>
          <w:rPrChange w:id="211" w:author="Andrey Lartsev [2]" w:date="2026-04-05T23:03:00Z" w16du:dateUtc="2026-04-05T20:03:00Z">
            <w:rPr/>
          </w:rPrChange>
        </w:rPr>
        <w:pPrChange w:id="212" w:author="Andrey Lartsev [2]" w:date="2026-04-05T23:03:00Z" w16du:dateUtc="2026-04-05T20:03:00Z">
          <w:pPr>
            <w:pStyle w:val="Heading1"/>
          </w:pPr>
        </w:pPrChange>
      </w:pPr>
    </w:p>
    <w:p w14:paraId="2AB1F761" w14:textId="05942245" w:rsidR="00E15202" w:rsidRPr="00654B93" w:rsidDel="00654B93" w:rsidRDefault="00E15202" w:rsidP="00654B93">
      <w:pPr>
        <w:pStyle w:val="ListParagraph"/>
        <w:numPr>
          <w:ilvl w:val="0"/>
          <w:numId w:val="5"/>
        </w:numPr>
        <w:rPr>
          <w:del w:id="213" w:author="Andrey Lartsev [2]" w:date="2026-04-04T15:39:00Z" w16du:dateUtc="2026-04-04T12:39:00Z"/>
          <w:lang w:val="ru-RU"/>
        </w:rPr>
        <w:pPrChange w:id="214" w:author="Andrey Lartsev [2]" w:date="2026-04-05T23:04:00Z" w16du:dateUtc="2026-04-05T20:04:00Z">
          <w:pPr>
            <w:pStyle w:val="ListParagraph"/>
          </w:pPr>
        </w:pPrChange>
      </w:pPr>
      <w:del w:id="215" w:author="Andrey Lartsev [2]" w:date="2026-04-04T15:39:00Z" w16du:dateUtc="2026-04-04T12:39:00Z">
        <w:r w:rsidRPr="00654B93" w:rsidDel="00805AC5">
          <w:rPr>
            <w:lang w:val="ru-RU"/>
          </w:rPr>
          <w:delText xml:space="preserve">Поддержка </w:delText>
        </w:r>
        <w:r w:rsidR="007130A4" w:rsidRPr="00654B93" w:rsidDel="00805AC5">
          <w:rPr>
            <w:lang w:val="ru-RU"/>
          </w:rPr>
          <w:delText>фичи ‘</w:delText>
        </w:r>
        <w:commentRangeStart w:id="216"/>
        <w:r w:rsidRPr="00654B93" w:rsidDel="00805AC5">
          <w:rPr>
            <w:lang w:val="ru-RU"/>
          </w:rPr>
          <w:delText>разделения баз данных</w:delText>
        </w:r>
        <w:commentRangeEnd w:id="216"/>
        <w:r w:rsidR="00EA1E24" w:rsidRPr="007477F4" w:rsidDel="00805AC5">
          <w:rPr>
            <w:lang w:val="ru-RU"/>
            <w:rPrChange w:id="217" w:author="Andrey Lartsev [2]" w:date="2026-04-05T20:55:00Z" w16du:dateUtc="2026-04-05T17:55:00Z">
              <w:rPr>
                <w:rStyle w:val="CommentReference"/>
              </w:rPr>
            </w:rPrChange>
          </w:rPr>
          <w:commentReference w:id="216"/>
        </w:r>
        <w:r w:rsidR="007130A4" w:rsidRPr="00654B93" w:rsidDel="00805AC5">
          <w:rPr>
            <w:lang w:val="ru-RU"/>
          </w:rPr>
          <w:delText>’</w:delText>
        </w:r>
        <w:r w:rsidRPr="00654B93" w:rsidDel="00805AC5">
          <w:rPr>
            <w:lang w:val="ru-RU"/>
          </w:rPr>
          <w:delText>;</w:delText>
        </w:r>
      </w:del>
    </w:p>
    <w:p w14:paraId="0AEE4991" w14:textId="79943C7A" w:rsidR="002810D2" w:rsidRPr="00654B93" w:rsidDel="00654B93" w:rsidRDefault="002810D2" w:rsidP="00654B93">
      <w:pPr>
        <w:pStyle w:val="ListParagraph"/>
        <w:rPr>
          <w:del w:id="218" w:author="Andrey Lartsev [2]" w:date="2026-04-05T23:03:00Z" w16du:dateUtc="2026-04-05T20:03:00Z"/>
          <w:lang w:val="ru-RU"/>
        </w:rPr>
        <w:pPrChange w:id="219" w:author="Andrey Lartsev [2]" w:date="2026-04-05T23:04:00Z" w16du:dateUtc="2026-04-05T20:04:00Z">
          <w:pPr/>
        </w:pPrChange>
      </w:pPr>
      <w:r w:rsidRPr="00654B93">
        <w:rPr>
          <w:lang w:val="ru-RU"/>
        </w:rPr>
        <w:t>Доставка изменений</w:t>
      </w:r>
      <w:r w:rsidR="00AF079B" w:rsidRPr="00654B93">
        <w:rPr>
          <w:lang w:val="ru-RU"/>
        </w:rPr>
        <w:t xml:space="preserve"> </w:t>
      </w:r>
      <w:del w:id="220" w:author="Andrey Lartsev [2]" w:date="2026-04-04T15:42:00Z" w16du:dateUtc="2026-04-04T12:42:00Z">
        <w:r w:rsidR="008A3CAE" w:rsidRPr="00654B93" w:rsidDel="00805AC5">
          <w:rPr>
            <w:lang w:val="ru-RU"/>
          </w:rPr>
          <w:delText xml:space="preserve">в скриптах </w:delText>
        </w:r>
      </w:del>
      <w:r w:rsidR="00AF079B" w:rsidRPr="00654B93">
        <w:rPr>
          <w:lang w:val="ru-RU"/>
        </w:rPr>
        <w:t>БД</w:t>
      </w:r>
      <w:r w:rsidRPr="00654B93">
        <w:rPr>
          <w:lang w:val="ru-RU"/>
        </w:rPr>
        <w:t xml:space="preserve"> </w:t>
      </w:r>
      <w:del w:id="221" w:author="Andrey Lartsev [2]" w:date="2026-04-04T15:42:00Z" w16du:dateUtc="2026-04-04T12:42:00Z">
        <w:r w:rsidRPr="00654B93" w:rsidDel="00805AC5">
          <w:rPr>
            <w:lang w:val="ru-RU"/>
          </w:rPr>
          <w:delText>(</w:delText>
        </w:r>
        <w:r w:rsidRPr="00654B93" w:rsidDel="00805AC5">
          <w:rPr>
            <w:lang w:val="ru-RU"/>
            <w:rPrChange w:id="222" w:author="Andrey Lartsev [2]" w:date="2026-04-05T23:04:00Z" w16du:dateUtc="2026-04-05T20:04:00Z">
              <w:rPr/>
            </w:rPrChange>
          </w:rPr>
          <w:delText>migrations</w:delText>
        </w:r>
        <w:r w:rsidRPr="00654B93" w:rsidDel="00805AC5">
          <w:rPr>
            <w:lang w:val="ru-RU"/>
          </w:rPr>
          <w:delText xml:space="preserve">) </w:delText>
        </w:r>
      </w:del>
      <w:r w:rsidRPr="00654B93">
        <w:rPr>
          <w:lang w:val="ru-RU"/>
        </w:rPr>
        <w:t>в тестовое окружение;</w:t>
      </w:r>
    </w:p>
    <w:p w14:paraId="5686F237" w14:textId="77777777" w:rsidR="00654B93" w:rsidRPr="007477F4" w:rsidRDefault="00654B93" w:rsidP="00654B93">
      <w:pPr>
        <w:pStyle w:val="ListParagraph"/>
        <w:rPr>
          <w:ins w:id="223" w:author="Andrey Lartsev [2]" w:date="2026-04-05T23:03:00Z" w16du:dateUtc="2026-04-05T20:03:00Z"/>
          <w:lang w:val="ru-RU"/>
        </w:rPr>
        <w:pPrChange w:id="224" w:author="Andrey Lartsev [2]" w:date="2026-04-05T23:04:00Z" w16du:dateUtc="2026-04-05T20:04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7288E79C" w14:textId="07A868CC" w:rsidR="002810D2" w:rsidRPr="00654B93" w:rsidRDefault="002810D2" w:rsidP="00654B93">
      <w:pPr>
        <w:pStyle w:val="ListParagraph"/>
        <w:numPr>
          <w:ilvl w:val="0"/>
          <w:numId w:val="1"/>
        </w:numPr>
        <w:rPr>
          <w:lang w:val="ru-RU"/>
        </w:rPr>
        <w:pPrChange w:id="225" w:author="Andrey Lartsev [2]" w:date="2026-04-05T23:03:00Z" w16du:dateUtc="2026-04-05T20:03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r w:rsidRPr="00654B93">
        <w:rPr>
          <w:lang w:val="ru-RU"/>
        </w:rPr>
        <w:t xml:space="preserve">Доставка изменений </w:t>
      </w:r>
      <w:del w:id="226" w:author="Andrey Lartsev [2]" w:date="2026-04-04T15:42:00Z" w16du:dateUtc="2026-04-04T12:42:00Z">
        <w:r w:rsidR="008A3CAE" w:rsidRPr="00654B93" w:rsidDel="00805AC5">
          <w:rPr>
            <w:lang w:val="ru-RU"/>
          </w:rPr>
          <w:delText xml:space="preserve">в скриптах </w:delText>
        </w:r>
      </w:del>
      <w:r w:rsidR="008A3CAE" w:rsidRPr="00654B93">
        <w:rPr>
          <w:lang w:val="ru-RU"/>
        </w:rPr>
        <w:t xml:space="preserve">БД </w:t>
      </w:r>
      <w:del w:id="227" w:author="Andrey Lartsev [2]" w:date="2026-04-04T15:42:00Z" w16du:dateUtc="2026-04-04T12:42:00Z">
        <w:r w:rsidRPr="00654B93" w:rsidDel="00805AC5">
          <w:rPr>
            <w:lang w:val="ru-RU"/>
          </w:rPr>
          <w:delText>(</w:delText>
        </w:r>
        <w:r w:rsidRPr="00654B93" w:rsidDel="00805AC5">
          <w:delText>migrations</w:delText>
        </w:r>
        <w:r w:rsidRPr="00654B93" w:rsidDel="00805AC5">
          <w:rPr>
            <w:lang w:val="ru-RU"/>
          </w:rPr>
          <w:delText xml:space="preserve">) </w:delText>
        </w:r>
      </w:del>
      <w:r w:rsidRPr="00654B93">
        <w:rPr>
          <w:lang w:val="ru-RU"/>
        </w:rPr>
        <w:t>в промышленное окружение;</w:t>
      </w:r>
    </w:p>
    <w:p w14:paraId="7A6E8387" w14:textId="1F4D8D8B" w:rsidR="00805AC5" w:rsidRPr="007477F4" w:rsidRDefault="002810D2" w:rsidP="00805A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ru-RU"/>
          <w:rPrChange w:id="228" w:author="Andrey Lartsev [2]" w:date="2026-04-05T20:55:00Z" w16du:dateUtc="2026-04-05T17:55:00Z">
            <w:rPr>
              <w:lang w:val="ru-RU"/>
            </w:rPr>
          </w:rPrChange>
        </w:rPr>
      </w:pPr>
      <w:r w:rsidRPr="007477F4">
        <w:rPr>
          <w:rFonts w:asciiTheme="minorHAnsi" w:hAnsiTheme="minorHAnsi" w:cstheme="minorHAnsi"/>
          <w:sz w:val="22"/>
          <w:szCs w:val="22"/>
          <w:lang w:val="ru-RU"/>
          <w:rPrChange w:id="229" w:author="Andrey Lartsev [2]" w:date="2026-04-05T20:55:00Z" w16du:dateUtc="2026-04-05T17:55:00Z">
            <w:rPr>
              <w:lang w:val="ru-RU"/>
            </w:rPr>
          </w:rPrChange>
        </w:rPr>
        <w:t>Возможность сохранять данные в существующих БД</w:t>
      </w:r>
      <w:ins w:id="230" w:author="Andrey Lartsev [2]" w:date="2026-04-04T15:41:00Z" w16du:dateUtc="2026-04-04T12:41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1" w:author="Andrey Lartsev [2]" w:date="2026-04-05T20:55:00Z" w16du:dateUtc="2026-04-05T17:55:00Z">
              <w:rPr/>
            </w:rPrChange>
          </w:rPr>
          <w:t xml:space="preserve">, 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2" w:author="Andrey Lartsev [2]" w:date="2026-04-05T20:55:00Z" w16du:dateUtc="2026-04-05T17:55:00Z">
              <w:rPr>
                <w:lang w:val="ru-RU"/>
              </w:rPr>
            </w:rPrChange>
          </w:rPr>
          <w:t>не пересоздав</w:t>
        </w:r>
      </w:ins>
      <w:ins w:id="233" w:author="Andrey Lartsev [2]" w:date="2026-04-04T15:43:00Z" w16du:dateUtc="2026-04-04T12:43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4" w:author="Andrey Lartsev [2]" w:date="2026-04-05T20:55:00Z" w16du:dateUtc="2026-04-05T17:55:00Z">
              <w:rPr>
                <w:lang w:val="ru-RU"/>
              </w:rPr>
            </w:rPrChange>
          </w:rPr>
          <w:t xml:space="preserve">ая их с нуля каждый раз при развертывании из </w:t>
        </w:r>
        <w:r w:rsidR="00805AC5" w:rsidRPr="007477F4">
          <w:rPr>
            <w:rFonts w:asciiTheme="minorHAnsi" w:hAnsiTheme="minorHAnsi" w:cstheme="minorHAnsi"/>
            <w:sz w:val="22"/>
            <w:szCs w:val="22"/>
            <w:rPrChange w:id="235" w:author="Andrey Lartsev [2]" w:date="2026-04-05T20:55:00Z" w16du:dateUtc="2026-04-05T17:55:00Z">
              <w:rPr/>
            </w:rPrChange>
          </w:rPr>
          <w:t>DDL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6" w:author="Andrey Lartsev [2]" w:date="2026-04-05T20:55:00Z" w16du:dateUtc="2026-04-05T17:55:00Z">
              <w:rPr/>
            </w:rPrChange>
          </w:rPr>
          <w:t>/</w:t>
        </w:r>
        <w:r w:rsidR="00805AC5" w:rsidRPr="007477F4">
          <w:rPr>
            <w:rFonts w:asciiTheme="minorHAnsi" w:hAnsiTheme="minorHAnsi" w:cstheme="minorHAnsi"/>
            <w:sz w:val="22"/>
            <w:szCs w:val="22"/>
            <w:rPrChange w:id="237" w:author="Andrey Lartsev [2]" w:date="2026-04-05T20:55:00Z" w16du:dateUtc="2026-04-05T17:55:00Z">
              <w:rPr/>
            </w:rPrChange>
          </w:rPr>
          <w:t>DML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8" w:author="Andrey Lartsev [2]" w:date="2026-04-05T20:55:00Z" w16du:dateUtc="2026-04-05T17:55:00Z">
              <w:rPr/>
            </w:rPrChange>
          </w:rPr>
          <w:t xml:space="preserve"> 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39" w:author="Andrey Lartsev [2]" w:date="2026-04-05T20:55:00Z" w16du:dateUtc="2026-04-05T17:55:00Z">
              <w:rPr>
                <w:lang w:val="ru-RU"/>
              </w:rPr>
            </w:rPrChange>
          </w:rPr>
          <w:t>скриптов</w:t>
        </w:r>
      </w:ins>
      <w:ins w:id="240" w:author="Andrey Lartsev [2]" w:date="2026-04-04T15:44:00Z" w16du:dateUtc="2026-04-04T12:44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41" w:author="Andrey Lartsev [2]" w:date="2026-04-05T20:55:00Z" w16du:dateUtc="2026-04-05T17:55:00Z">
              <w:rPr/>
            </w:rPrChange>
          </w:rPr>
          <w:t xml:space="preserve">; </w:t>
        </w:r>
      </w:ins>
      <w:del w:id="242" w:author="Andrey Lartsev [2]" w:date="2026-04-04T15:41:00Z" w16du:dateUtc="2026-04-04T12:41:00Z">
        <w:r w:rsidRPr="007477F4" w:rsidDel="00805AC5">
          <w:rPr>
            <w:rFonts w:asciiTheme="minorHAnsi" w:hAnsiTheme="minorHAnsi" w:cstheme="minorHAnsi"/>
            <w:sz w:val="22"/>
            <w:szCs w:val="22"/>
            <w:lang w:val="ru-RU"/>
            <w:rPrChange w:id="243" w:author="Andrey Lartsev [2]" w:date="2026-04-05T20:55:00Z" w16du:dateUtc="2026-04-05T17:55:00Z">
              <w:rPr>
                <w:lang w:val="ru-RU"/>
              </w:rPr>
            </w:rPrChange>
          </w:rPr>
          <w:delText>;</w:delText>
        </w:r>
      </w:del>
    </w:p>
    <w:p w14:paraId="2CDE184D" w14:textId="7817BA80" w:rsidR="006F5069" w:rsidRPr="007477F4" w:rsidDel="00805AC5" w:rsidRDefault="006F5069" w:rsidP="006F5069">
      <w:pPr>
        <w:pStyle w:val="NormalWeb"/>
        <w:numPr>
          <w:ilvl w:val="0"/>
          <w:numId w:val="1"/>
        </w:numPr>
        <w:rPr>
          <w:del w:id="244" w:author="Andrey Lartsev [2]" w:date="2026-04-04T15:44:00Z" w16du:dateUtc="2026-04-04T12:44:00Z"/>
          <w:rFonts w:asciiTheme="minorHAnsi" w:hAnsiTheme="minorHAnsi" w:cstheme="minorHAnsi"/>
          <w:sz w:val="22"/>
          <w:szCs w:val="22"/>
          <w:lang w:val="ru-RU"/>
          <w:rPrChange w:id="245" w:author="Andrey Lartsev [2]" w:date="2026-04-05T20:55:00Z" w16du:dateUtc="2026-04-05T17:55:00Z">
            <w:rPr>
              <w:del w:id="246" w:author="Andrey Lartsev [2]" w:date="2026-04-04T15:44:00Z" w16du:dateUtc="2026-04-04T12:44:00Z"/>
              <w:lang w:val="ru-RU"/>
            </w:rPr>
          </w:rPrChange>
        </w:rPr>
      </w:pPr>
      <w:del w:id="247" w:author="Andrey Lartsev [2]" w:date="2026-04-04T15:44:00Z" w16du:dateUtc="2026-04-04T12:44:00Z">
        <w:r w:rsidRPr="007477F4" w:rsidDel="00805AC5">
          <w:rPr>
            <w:rFonts w:asciiTheme="minorHAnsi" w:hAnsiTheme="minorHAnsi" w:cstheme="minorHAnsi"/>
            <w:sz w:val="22"/>
            <w:szCs w:val="22"/>
            <w:lang w:val="ru-RU"/>
            <w:rPrChange w:id="248" w:author="Andrey Lartsev [2]" w:date="2026-04-05T20:55:00Z" w16du:dateUtc="2026-04-05T17:55:00Z">
              <w:rPr>
                <w:lang w:val="ru-RU"/>
              </w:rPr>
            </w:rPrChange>
          </w:rPr>
          <w:delText xml:space="preserve">Возможность откатить </w:delText>
        </w:r>
        <w:commentRangeStart w:id="249"/>
        <w:commentRangeStart w:id="250"/>
        <w:r w:rsidRPr="007477F4" w:rsidDel="00805AC5">
          <w:rPr>
            <w:rFonts w:asciiTheme="minorHAnsi" w:hAnsiTheme="minorHAnsi" w:cstheme="minorHAnsi"/>
            <w:sz w:val="22"/>
            <w:szCs w:val="22"/>
            <w:lang w:val="ru-RU"/>
            <w:rPrChange w:id="251" w:author="Andrey Lartsev [2]" w:date="2026-04-05T20:55:00Z" w16du:dateUtc="2026-04-05T17:55:00Z">
              <w:rPr>
                <w:lang w:val="ru-RU"/>
              </w:rPr>
            </w:rPrChange>
          </w:rPr>
          <w:delText xml:space="preserve">последние </w:delText>
        </w:r>
        <w:commentRangeEnd w:id="249"/>
        <w:r w:rsidR="00EA1E24" w:rsidRPr="007477F4" w:rsidDel="00805AC5">
          <w:rPr>
            <w:rStyle w:val="CommentReference"/>
            <w:rFonts w:asciiTheme="minorHAnsi" w:eastAsiaTheme="minorHAnsi" w:hAnsiTheme="minorHAnsi" w:cstheme="minorHAnsi"/>
            <w:sz w:val="22"/>
            <w:szCs w:val="22"/>
            <w:rPrChange w:id="252" w:author="Andrey Lartsev [2]" w:date="2026-04-05T20:55:00Z" w16du:dateUtc="2026-04-05T17:55:00Z">
              <w:rPr>
                <w:rStyle w:val="CommentReference"/>
                <w:rFonts w:asciiTheme="minorHAnsi" w:eastAsiaTheme="minorHAnsi" w:hAnsiTheme="minorHAnsi" w:cstheme="minorHAnsi"/>
              </w:rPr>
            </w:rPrChange>
          </w:rPr>
          <w:commentReference w:id="249"/>
        </w:r>
        <w:commentRangeEnd w:id="250"/>
        <w:r w:rsidR="00B82C88" w:rsidRPr="007477F4" w:rsidDel="00805AC5">
          <w:rPr>
            <w:rStyle w:val="CommentReference"/>
            <w:rFonts w:asciiTheme="minorHAnsi" w:eastAsiaTheme="minorHAnsi" w:hAnsiTheme="minorHAnsi" w:cstheme="minorHAnsi"/>
            <w:sz w:val="22"/>
            <w:szCs w:val="22"/>
            <w:rPrChange w:id="253" w:author="Andrey Lartsev [2]" w:date="2026-04-05T20:55:00Z" w16du:dateUtc="2026-04-05T17:55:00Z">
              <w:rPr>
                <w:rStyle w:val="CommentReference"/>
                <w:rFonts w:asciiTheme="minorHAnsi" w:eastAsiaTheme="minorHAnsi" w:hAnsiTheme="minorHAnsi" w:cstheme="minorHAnsi"/>
              </w:rPr>
            </w:rPrChange>
          </w:rPr>
          <w:commentReference w:id="250"/>
        </w:r>
        <w:r w:rsidRPr="007477F4" w:rsidDel="00805AC5">
          <w:rPr>
            <w:rFonts w:asciiTheme="minorHAnsi" w:hAnsiTheme="minorHAnsi" w:cstheme="minorHAnsi"/>
            <w:sz w:val="22"/>
            <w:szCs w:val="22"/>
            <w:lang w:val="ru-RU"/>
            <w:rPrChange w:id="254" w:author="Andrey Lartsev [2]" w:date="2026-04-05T20:55:00Z" w16du:dateUtc="2026-04-05T17:55:00Z">
              <w:rPr>
                <w:lang w:val="ru-RU"/>
              </w:rPr>
            </w:rPrChange>
          </w:rPr>
          <w:delText>изменения в БД;</w:delText>
        </w:r>
      </w:del>
    </w:p>
    <w:p w14:paraId="520D3423" w14:textId="093E0F50" w:rsidR="002810D2" w:rsidRPr="007477F4" w:rsidRDefault="002810D2" w:rsidP="002810D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rPrChange w:id="255" w:author="Andrey Lartsev [2]" w:date="2026-04-05T20:55:00Z" w16du:dateUtc="2026-04-05T17:55:00Z">
            <w:rPr/>
          </w:rPrChange>
        </w:rPr>
      </w:pPr>
      <w:proofErr w:type="spellStart"/>
      <w:r w:rsidRPr="007477F4">
        <w:rPr>
          <w:rFonts w:asciiTheme="minorHAnsi" w:hAnsiTheme="minorHAnsi" w:cstheme="minorHAnsi"/>
          <w:sz w:val="22"/>
          <w:szCs w:val="22"/>
          <w:rPrChange w:id="256" w:author="Andrey Lartsev [2]" w:date="2026-04-05T20:55:00Z" w16du:dateUtc="2026-04-05T17:55:00Z">
            <w:rPr/>
          </w:rPrChange>
        </w:rPr>
        <w:t>Поддержка</w:t>
      </w:r>
      <w:proofErr w:type="spellEnd"/>
      <w:r w:rsidRPr="007477F4">
        <w:rPr>
          <w:rFonts w:asciiTheme="minorHAnsi" w:hAnsiTheme="minorHAnsi" w:cstheme="minorHAnsi"/>
          <w:sz w:val="22"/>
          <w:szCs w:val="22"/>
          <w:rPrChange w:id="257" w:author="Andrey Lartsev [2]" w:date="2026-04-05T20:55:00Z" w16du:dateUtc="2026-04-05T17:55:00Z">
            <w:rPr/>
          </w:rPrChange>
        </w:rPr>
        <w:t xml:space="preserve"> </w:t>
      </w:r>
      <w:proofErr w:type="spellStart"/>
      <w:r w:rsidRPr="007477F4">
        <w:rPr>
          <w:rFonts w:asciiTheme="minorHAnsi" w:hAnsiTheme="minorHAnsi" w:cstheme="minorHAnsi"/>
          <w:sz w:val="22"/>
          <w:szCs w:val="22"/>
          <w:rPrChange w:id="258" w:author="Andrey Lartsev [2]" w:date="2026-04-05T20:55:00Z" w16du:dateUtc="2026-04-05T17:55:00Z">
            <w:rPr/>
          </w:rPrChange>
        </w:rPr>
        <w:t>следующих</w:t>
      </w:r>
      <w:proofErr w:type="spellEnd"/>
      <w:r w:rsidRPr="007477F4">
        <w:rPr>
          <w:rFonts w:asciiTheme="minorHAnsi" w:hAnsiTheme="minorHAnsi" w:cstheme="minorHAnsi"/>
          <w:sz w:val="22"/>
          <w:szCs w:val="22"/>
          <w:rPrChange w:id="259" w:author="Andrey Lartsev [2]" w:date="2026-04-05T20:55:00Z" w16du:dateUtc="2026-04-05T17:55:00Z">
            <w:rPr/>
          </w:rPrChange>
        </w:rPr>
        <w:t xml:space="preserve"> </w:t>
      </w:r>
      <w:proofErr w:type="spellStart"/>
      <w:r w:rsidRPr="007477F4">
        <w:rPr>
          <w:rFonts w:asciiTheme="minorHAnsi" w:hAnsiTheme="minorHAnsi" w:cstheme="minorHAnsi"/>
          <w:sz w:val="22"/>
          <w:szCs w:val="22"/>
          <w:rPrChange w:id="260" w:author="Andrey Lartsev [2]" w:date="2026-04-05T20:55:00Z" w16du:dateUtc="2026-04-05T17:55:00Z">
            <w:rPr/>
          </w:rPrChange>
        </w:rPr>
        <w:t>типов</w:t>
      </w:r>
      <w:proofErr w:type="spellEnd"/>
      <w:r w:rsidRPr="007477F4">
        <w:rPr>
          <w:rFonts w:asciiTheme="minorHAnsi" w:hAnsiTheme="minorHAnsi" w:cstheme="minorHAnsi"/>
          <w:sz w:val="22"/>
          <w:szCs w:val="22"/>
          <w:rPrChange w:id="261" w:author="Andrey Lartsev [2]" w:date="2026-04-05T20:55:00Z" w16du:dateUtc="2026-04-05T17:55:00Z">
            <w:rPr/>
          </w:rPrChange>
        </w:rPr>
        <w:t xml:space="preserve"> </w:t>
      </w:r>
      <w:proofErr w:type="spellStart"/>
      <w:r w:rsidRPr="007477F4">
        <w:rPr>
          <w:rFonts w:asciiTheme="minorHAnsi" w:hAnsiTheme="minorHAnsi" w:cstheme="minorHAnsi"/>
          <w:sz w:val="22"/>
          <w:szCs w:val="22"/>
          <w:rPrChange w:id="262" w:author="Andrey Lartsev [2]" w:date="2026-04-05T20:55:00Z" w16du:dateUtc="2026-04-05T17:55:00Z">
            <w:rPr/>
          </w:rPrChange>
        </w:rPr>
        <w:t>изменений</w:t>
      </w:r>
      <w:proofErr w:type="spellEnd"/>
      <w:r w:rsidRPr="007477F4">
        <w:rPr>
          <w:rFonts w:asciiTheme="minorHAnsi" w:hAnsiTheme="minorHAnsi" w:cstheme="minorHAnsi"/>
          <w:sz w:val="22"/>
          <w:szCs w:val="22"/>
          <w:rPrChange w:id="263" w:author="Andrey Lartsev [2]" w:date="2026-04-05T20:55:00Z" w16du:dateUtc="2026-04-05T17:55:00Z">
            <w:rPr/>
          </w:rPrChange>
        </w:rPr>
        <w:t>:</w:t>
      </w:r>
    </w:p>
    <w:p w14:paraId="5F95F3B6" w14:textId="29E03ABF" w:rsidR="002810D2" w:rsidRPr="007477F4" w:rsidRDefault="002810D2" w:rsidP="002810D2">
      <w:pPr>
        <w:pStyle w:val="NormalWeb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  <w:lang w:val="ru-RU"/>
          <w:rPrChange w:id="264" w:author="Andrey Lartsev [2]" w:date="2026-04-05T20:55:00Z" w16du:dateUtc="2026-04-05T17:55:00Z">
            <w:rPr>
              <w:lang w:val="ru-RU"/>
            </w:rPr>
          </w:rPrChange>
        </w:rPr>
      </w:pPr>
      <w:r w:rsidRPr="007477F4">
        <w:rPr>
          <w:rFonts w:asciiTheme="minorHAnsi" w:hAnsiTheme="minorHAnsi" w:cstheme="minorHAnsi"/>
          <w:sz w:val="22"/>
          <w:szCs w:val="22"/>
          <w:lang w:val="ru-RU"/>
          <w:rPrChange w:id="265" w:author="Andrey Lartsev [2]" w:date="2026-04-05T20:55:00Z" w16du:dateUtc="2026-04-05T17:55:00Z">
            <w:rPr>
              <w:lang w:val="ru-RU"/>
            </w:rPr>
          </w:rPrChange>
        </w:rPr>
        <w:t>Изменения схемы</w:t>
      </w:r>
      <w:r w:rsidR="007D27BC" w:rsidRPr="007477F4">
        <w:rPr>
          <w:rFonts w:asciiTheme="minorHAnsi" w:hAnsiTheme="minorHAnsi" w:cstheme="minorHAnsi"/>
          <w:sz w:val="22"/>
          <w:szCs w:val="22"/>
          <w:lang w:val="ru-RU"/>
          <w:rPrChange w:id="266" w:author="Andrey Lartsev [2]" w:date="2026-04-05T20:55:00Z" w16du:dateUtc="2026-04-05T17:55:00Z">
            <w:rPr>
              <w:lang w:val="ru-RU"/>
            </w:rPr>
          </w:rPrChange>
        </w:rPr>
        <w:t xml:space="preserve"> (таблиц, представлений, хранимых процедур</w:t>
      </w:r>
      <w:ins w:id="267" w:author="Andrey Lartsev [2]" w:date="2026-04-04T15:44:00Z" w16du:dateUtc="2026-04-04T12:44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68" w:author="Andrey Lartsev [2]" w:date="2026-04-05T20:55:00Z" w16du:dateUtc="2026-04-05T17:55:00Z">
              <w:rPr/>
            </w:rPrChange>
          </w:rPr>
          <w:t xml:space="preserve">, 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69" w:author="Andrey Lartsev [2]" w:date="2026-04-05T20:55:00Z" w16du:dateUtc="2026-04-05T17:55:00Z">
              <w:rPr>
                <w:lang w:val="ru-RU"/>
              </w:rPr>
            </w:rPrChange>
          </w:rPr>
          <w:t>вью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70" w:author="Andrey Lartsev [2]" w:date="2026-04-05T20:55:00Z" w16du:dateUtc="2026-04-05T17:55:00Z">
              <w:rPr/>
            </w:rPrChange>
          </w:rPr>
          <w:t xml:space="preserve">, </w:t>
        </w:r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71" w:author="Andrey Lartsev [2]" w:date="2026-04-05T20:55:00Z" w16du:dateUtc="2026-04-05T17:55:00Z">
              <w:rPr>
                <w:lang w:val="ru-RU"/>
              </w:rPr>
            </w:rPrChange>
          </w:rPr>
          <w:t>триггеров</w:t>
        </w:r>
      </w:ins>
      <w:r w:rsidR="007D27BC" w:rsidRPr="007477F4">
        <w:rPr>
          <w:rFonts w:asciiTheme="minorHAnsi" w:hAnsiTheme="minorHAnsi" w:cstheme="minorHAnsi"/>
          <w:sz w:val="22"/>
          <w:szCs w:val="22"/>
          <w:lang w:val="ru-RU"/>
          <w:rPrChange w:id="272" w:author="Andrey Lartsev [2]" w:date="2026-04-05T20:55:00Z" w16du:dateUtc="2026-04-05T17:55:00Z">
            <w:rPr>
              <w:lang w:val="ru-RU"/>
            </w:rPr>
          </w:rPrChange>
        </w:rPr>
        <w:t>)</w:t>
      </w:r>
    </w:p>
    <w:p w14:paraId="16B37485" w14:textId="3A4525F9" w:rsidR="002810D2" w:rsidRPr="007477F4" w:rsidRDefault="002810D2" w:rsidP="002810D2">
      <w:pPr>
        <w:pStyle w:val="NormalWeb"/>
        <w:numPr>
          <w:ilvl w:val="1"/>
          <w:numId w:val="1"/>
        </w:numPr>
        <w:rPr>
          <w:ins w:id="273" w:author="Andrey Lartsev [2]" w:date="2026-04-04T15:45:00Z" w16du:dateUtc="2026-04-04T12:45:00Z"/>
          <w:rFonts w:asciiTheme="minorHAnsi" w:hAnsiTheme="minorHAnsi" w:cstheme="minorHAnsi"/>
          <w:sz w:val="22"/>
          <w:szCs w:val="22"/>
          <w:rPrChange w:id="274" w:author="Andrey Lartsev [2]" w:date="2026-04-05T20:55:00Z" w16du:dateUtc="2026-04-05T17:55:00Z">
            <w:rPr>
              <w:ins w:id="275" w:author="Andrey Lartsev [2]" w:date="2026-04-04T15:45:00Z" w16du:dateUtc="2026-04-04T12:45:00Z"/>
              <w:lang w:val="ru-RU"/>
            </w:rPr>
          </w:rPrChange>
        </w:rPr>
      </w:pPr>
      <w:proofErr w:type="spellStart"/>
      <w:r w:rsidRPr="007477F4">
        <w:rPr>
          <w:rFonts w:asciiTheme="minorHAnsi" w:hAnsiTheme="minorHAnsi" w:cstheme="minorHAnsi"/>
          <w:sz w:val="22"/>
          <w:szCs w:val="22"/>
          <w:rPrChange w:id="276" w:author="Andrey Lartsev [2]" w:date="2026-04-05T20:55:00Z" w16du:dateUtc="2026-04-05T17:55:00Z">
            <w:rPr/>
          </w:rPrChange>
        </w:rPr>
        <w:t>Изме</w:t>
      </w:r>
      <w:proofErr w:type="spellEnd"/>
      <w:ins w:id="277" w:author="Andrey Lartsev [2]" w:date="2026-04-05T20:38:00Z" w16du:dateUtc="2026-04-05T17:38:00Z">
        <w:r w:rsidR="00F95F07" w:rsidRPr="007477F4">
          <w:rPr>
            <w:rFonts w:asciiTheme="minorHAnsi" w:hAnsiTheme="minorHAnsi" w:cstheme="minorHAnsi"/>
            <w:sz w:val="22"/>
            <w:szCs w:val="22"/>
            <w:lang w:val="ru-RU"/>
            <w:rPrChange w:id="278" w:author="Andrey Lartsev [2]" w:date="2026-04-05T20:55:00Z" w16du:dateUtc="2026-04-05T17:55:00Z">
              <w:rPr>
                <w:lang w:val="ru-RU"/>
              </w:rPr>
            </w:rPrChange>
          </w:rPr>
          <w:t>нения</w:t>
        </w:r>
      </w:ins>
      <w:del w:id="279" w:author="Andrey Lartsev [2]" w:date="2026-04-05T20:38:00Z" w16du:dateUtc="2026-04-05T17:38:00Z">
        <w:r w:rsidRPr="007477F4" w:rsidDel="00F95F07">
          <w:rPr>
            <w:rFonts w:asciiTheme="minorHAnsi" w:hAnsiTheme="minorHAnsi" w:cstheme="minorHAnsi"/>
            <w:sz w:val="22"/>
            <w:szCs w:val="22"/>
            <w:rPrChange w:id="280" w:author="Andrey Lartsev [2]" w:date="2026-04-05T20:55:00Z" w16du:dateUtc="2026-04-05T17:55:00Z">
              <w:rPr/>
            </w:rPrChange>
          </w:rPr>
          <w:delText>нени</w:delText>
        </w:r>
      </w:del>
      <w:ins w:id="281" w:author="Andrey Lartsev [2]" w:date="2026-04-04T15:45:00Z" w16du:dateUtc="2026-04-04T12:45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282" w:author="Andrey Lartsev [2]" w:date="2026-04-05T20:55:00Z" w16du:dateUtc="2026-04-05T17:55:00Z">
              <w:rPr>
                <w:lang w:val="ru-RU"/>
              </w:rPr>
            </w:rPrChange>
          </w:rPr>
          <w:t xml:space="preserve"> </w:t>
        </w:r>
      </w:ins>
      <w:del w:id="283" w:author="Andrey Lartsev [2]" w:date="2026-04-04T15:45:00Z" w16du:dateUtc="2026-04-04T12:45:00Z">
        <w:r w:rsidRPr="007477F4" w:rsidDel="00805AC5">
          <w:rPr>
            <w:rFonts w:asciiTheme="minorHAnsi" w:hAnsiTheme="minorHAnsi" w:cstheme="minorHAnsi"/>
            <w:sz w:val="22"/>
            <w:szCs w:val="22"/>
            <w:rPrChange w:id="284" w:author="Andrey Lartsev [2]" w:date="2026-04-05T20:55:00Z" w16du:dateUtc="2026-04-05T17:55:00Z">
              <w:rPr/>
            </w:rPrChange>
          </w:rPr>
          <w:delText>я</w:delText>
        </w:r>
      </w:del>
      <w:del w:id="285" w:author="Andrey Lartsev [2]" w:date="2026-04-05T20:38:00Z" w16du:dateUtc="2026-04-05T17:38:00Z">
        <w:r w:rsidRPr="007477F4" w:rsidDel="00F95F07">
          <w:rPr>
            <w:rFonts w:asciiTheme="minorHAnsi" w:hAnsiTheme="minorHAnsi" w:cstheme="minorHAnsi"/>
            <w:sz w:val="22"/>
            <w:szCs w:val="22"/>
            <w:rPrChange w:id="286" w:author="Andrey Lartsev [2]" w:date="2026-04-05T20:55:00Z" w16du:dateUtc="2026-04-05T17:55:00Z">
              <w:rPr/>
            </w:rPrChange>
          </w:rPr>
          <w:delText xml:space="preserve"> </w:delText>
        </w:r>
      </w:del>
      <w:proofErr w:type="spellStart"/>
      <w:r w:rsidRPr="007477F4">
        <w:rPr>
          <w:rFonts w:asciiTheme="minorHAnsi" w:hAnsiTheme="minorHAnsi" w:cstheme="minorHAnsi"/>
          <w:sz w:val="22"/>
          <w:szCs w:val="22"/>
          <w:rPrChange w:id="287" w:author="Andrey Lartsev [2]" w:date="2026-04-05T20:55:00Z" w16du:dateUtc="2026-04-05T17:55:00Z">
            <w:rPr/>
          </w:rPrChange>
        </w:rPr>
        <w:t>данных</w:t>
      </w:r>
      <w:proofErr w:type="spellEnd"/>
      <w:ins w:id="288" w:author="Andrey Lartsev [2]" w:date="2026-04-04T15:48:00Z" w16du:dateUtc="2026-04-04T12:48:00Z">
        <w:r w:rsidR="00654F8C" w:rsidRPr="007477F4">
          <w:rPr>
            <w:rFonts w:asciiTheme="minorHAnsi" w:hAnsiTheme="minorHAnsi" w:cstheme="minorHAnsi"/>
            <w:sz w:val="22"/>
            <w:szCs w:val="22"/>
            <w:rPrChange w:id="289" w:author="Andrey Lartsev [2]" w:date="2026-04-05T20:55:00Z" w16du:dateUtc="2026-04-05T17:55:00Z">
              <w:rPr/>
            </w:rPrChange>
          </w:rPr>
          <w:t>:</w:t>
        </w:r>
      </w:ins>
      <w:del w:id="290" w:author="Andrey Lartsev [2]" w:date="2026-04-04T15:48:00Z" w16du:dateUtc="2026-04-04T12:48:00Z">
        <w:r w:rsidRPr="007477F4" w:rsidDel="00654F8C">
          <w:rPr>
            <w:rFonts w:asciiTheme="minorHAnsi" w:hAnsiTheme="minorHAnsi" w:cstheme="minorHAnsi"/>
            <w:sz w:val="22"/>
            <w:szCs w:val="22"/>
            <w:rPrChange w:id="291" w:author="Andrey Lartsev [2]" w:date="2026-04-05T20:55:00Z" w16du:dateUtc="2026-04-05T17:55:00Z">
              <w:rPr/>
            </w:rPrChange>
          </w:rPr>
          <w:delText>;</w:delText>
        </w:r>
      </w:del>
    </w:p>
    <w:p w14:paraId="76C6F9EE" w14:textId="7DBAF233" w:rsidR="00805AC5" w:rsidRPr="007477F4" w:rsidRDefault="00805AC5" w:rsidP="00805AC5">
      <w:pPr>
        <w:pStyle w:val="NormalWeb"/>
        <w:numPr>
          <w:ilvl w:val="2"/>
          <w:numId w:val="1"/>
        </w:numPr>
        <w:rPr>
          <w:ins w:id="292" w:author="Andrey Lartsev [2]" w:date="2026-04-04T15:45:00Z" w16du:dateUtc="2026-04-04T12:45:00Z"/>
          <w:rFonts w:asciiTheme="minorHAnsi" w:hAnsiTheme="minorHAnsi" w:cstheme="minorHAnsi"/>
          <w:sz w:val="22"/>
          <w:szCs w:val="22"/>
          <w:lang w:val="ru-RU"/>
          <w:rPrChange w:id="293" w:author="Andrey Lartsev [2]" w:date="2026-04-05T20:55:00Z" w16du:dateUtc="2026-04-05T17:55:00Z">
            <w:rPr>
              <w:ins w:id="294" w:author="Andrey Lartsev [2]" w:date="2026-04-04T15:45:00Z" w16du:dateUtc="2026-04-04T12:45:00Z"/>
            </w:rPr>
          </w:rPrChange>
        </w:rPr>
      </w:pPr>
      <w:ins w:id="295" w:author="Andrey Lartsev [2]" w:date="2026-04-04T15:45:00Z" w16du:dateUtc="2026-04-04T12:45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296" w:author="Andrey Lartsev [2]" w:date="2026-04-05T20:55:00Z" w16du:dateUtc="2026-04-05T17:55:00Z">
              <w:rPr>
                <w:lang w:val="ru-RU"/>
              </w:rPr>
            </w:rPrChange>
          </w:rPr>
          <w:t xml:space="preserve">В имеющихся </w:t>
        </w:r>
      </w:ins>
      <w:ins w:id="297" w:author="Andrey Lartsev [2]" w:date="2026-04-04T15:47:00Z" w16du:dateUtc="2026-04-04T12:47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298" w:author="Andrey Lartsev [2]" w:date="2026-04-05T20:55:00Z" w16du:dateUtc="2026-04-05T17:55:00Z">
              <w:rPr>
                <w:lang w:val="ru-RU"/>
              </w:rPr>
            </w:rPrChange>
          </w:rPr>
          <w:t xml:space="preserve">(условно статических) </w:t>
        </w:r>
      </w:ins>
      <w:ins w:id="299" w:author="Andrey Lartsev [2]" w:date="2026-04-04T15:45:00Z" w16du:dateUtc="2026-04-04T12:45:00Z">
        <w:r w:rsidRPr="007477F4">
          <w:rPr>
            <w:rFonts w:asciiTheme="minorHAnsi" w:hAnsiTheme="minorHAnsi" w:cstheme="minorHAnsi"/>
            <w:sz w:val="22"/>
            <w:szCs w:val="22"/>
            <w:rPrChange w:id="300" w:author="Andrey Lartsev [2]" w:date="2026-04-05T20:55:00Z" w16du:dateUtc="2026-04-05T17:55:00Z">
              <w:rPr/>
            </w:rPrChange>
          </w:rPr>
          <w:t>lookup</w:t>
        </w:r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01" w:author="Andrey Lartsev [2]" w:date="2026-04-05T20:55:00Z" w16du:dateUtc="2026-04-05T17:55:00Z">
              <w:rPr/>
            </w:rPrChange>
          </w:rPr>
          <w:t xml:space="preserve"> </w:t>
        </w:r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02" w:author="Andrey Lartsev [2]" w:date="2026-04-05T20:55:00Z" w16du:dateUtc="2026-04-05T17:55:00Z">
              <w:rPr>
                <w:lang w:val="ru-RU"/>
              </w:rPr>
            </w:rPrChange>
          </w:rPr>
          <w:t>таблицах могут быть обновления</w:t>
        </w:r>
      </w:ins>
      <w:ins w:id="303" w:author="Andrey Lartsev [2]" w:date="2026-04-04T15:47:00Z" w16du:dateUtc="2026-04-04T12:47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04" w:author="Andrey Lartsev [2]" w:date="2026-04-05T20:55:00Z" w16du:dateUtc="2026-04-05T17:55:00Z">
              <w:rPr>
                <w:lang w:val="ru-RU"/>
              </w:rPr>
            </w:rPrChange>
          </w:rPr>
          <w:t xml:space="preserve"> на стороне </w:t>
        </w:r>
        <w:r w:rsidR="00654F8C" w:rsidRPr="007477F4">
          <w:rPr>
            <w:rFonts w:asciiTheme="minorHAnsi" w:hAnsiTheme="minorHAnsi" w:cstheme="minorHAnsi"/>
            <w:sz w:val="22"/>
            <w:szCs w:val="22"/>
            <w:lang w:val="ru-RU"/>
            <w:rPrChange w:id="305" w:author="Andrey Lartsev [2]" w:date="2026-04-05T20:55:00Z" w16du:dateUtc="2026-04-05T17:55:00Z">
              <w:rPr>
                <w:lang w:val="ru-RU"/>
              </w:rPr>
            </w:rPrChange>
          </w:rPr>
          <w:t>исходного кода</w:t>
        </w:r>
      </w:ins>
      <w:ins w:id="306" w:author="Andrey Lartsev [2]" w:date="2026-04-04T15:45:00Z" w16du:dateUtc="2026-04-04T12:45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07" w:author="Andrey Lartsev [2]" w:date="2026-04-05T20:55:00Z" w16du:dateUtc="2026-04-05T17:55:00Z">
              <w:rPr/>
            </w:rPrChange>
          </w:rPr>
          <w:t>;</w:t>
        </w:r>
      </w:ins>
    </w:p>
    <w:p w14:paraId="3150195F" w14:textId="2EDE61DE" w:rsidR="00805AC5" w:rsidRPr="007477F4" w:rsidRDefault="00654F8C" w:rsidP="00805AC5">
      <w:pPr>
        <w:pStyle w:val="NormalWeb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  <w:lang w:val="ru-RU"/>
          <w:rPrChange w:id="308" w:author="Andrey Lartsev [2]" w:date="2026-04-05T20:55:00Z" w16du:dateUtc="2026-04-05T17:55:00Z">
            <w:rPr/>
          </w:rPrChange>
        </w:rPr>
        <w:pPrChange w:id="309" w:author="Andrey Lartsev [2]" w:date="2026-04-04T15:45:00Z" w16du:dateUtc="2026-04-04T12:45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310" w:author="Andrey Lartsev [2]" w:date="2026-04-04T15:49:00Z" w16du:dateUtc="2026-04-04T12:49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11" w:author="Andrey Lartsev [2]" w:date="2026-04-05T20:55:00Z" w16du:dateUtc="2026-04-05T17:55:00Z">
              <w:rPr>
                <w:lang w:val="ru-RU"/>
              </w:rPr>
            </w:rPrChange>
          </w:rPr>
          <w:t xml:space="preserve">Иногда </w:t>
        </w:r>
      </w:ins>
      <w:ins w:id="312" w:author="Andrey Lartsev [2]" w:date="2026-04-04T15:50:00Z" w16du:dateUtc="2026-04-04T12:50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13" w:author="Andrey Lartsev [2]" w:date="2026-04-05T20:55:00Z" w16du:dateUtc="2026-04-05T17:55:00Z">
              <w:rPr>
                <w:lang w:val="ru-RU"/>
              </w:rPr>
            </w:rPrChange>
          </w:rPr>
          <w:t>т</w:t>
        </w:r>
      </w:ins>
      <w:ins w:id="314" w:author="Andrey Lartsev [2]" w:date="2026-04-04T15:46:00Z" w16du:dateUtc="2026-04-04T12:46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315" w:author="Andrey Lartsev [2]" w:date="2026-04-05T20:55:00Z" w16du:dateUtc="2026-04-05T17:55:00Z">
              <w:rPr>
                <w:lang w:val="ru-RU"/>
              </w:rPr>
            </w:rPrChange>
          </w:rPr>
          <w:t>ребуется выполнить модификацию</w:t>
        </w:r>
      </w:ins>
      <w:ins w:id="316" w:author="Andrey Lartsev [2]" w:date="2026-04-04T15:47:00Z" w16du:dateUtc="2026-04-04T12:47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17" w:author="Andrey Lartsev [2]" w:date="2026-04-05T20:55:00Z" w16du:dateUtc="2026-04-05T17:55:00Z">
              <w:rPr>
                <w:lang w:val="ru-RU"/>
              </w:rPr>
            </w:rPrChange>
          </w:rPr>
          <w:t>/</w:t>
        </w:r>
      </w:ins>
      <w:ins w:id="318" w:author="Andrey Lartsev [2]" w:date="2026-04-04T15:48:00Z" w16du:dateUtc="2026-04-04T12:48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19" w:author="Andrey Lartsev [2]" w:date="2026-04-05T20:55:00Z" w16du:dateUtc="2026-04-05T17:55:00Z">
              <w:rPr>
                <w:lang w:val="ru-RU"/>
              </w:rPr>
            </w:rPrChange>
          </w:rPr>
          <w:t>миграцию</w:t>
        </w:r>
      </w:ins>
      <w:ins w:id="320" w:author="Andrey Lartsev [2]" w:date="2026-04-04T15:46:00Z" w16du:dateUtc="2026-04-04T12:46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321" w:author="Andrey Lartsev [2]" w:date="2026-04-05T20:55:00Z" w16du:dateUtc="2026-04-05T17:55:00Z">
              <w:rPr>
                <w:lang w:val="ru-RU"/>
              </w:rPr>
            </w:rPrChange>
          </w:rPr>
          <w:t xml:space="preserve"> </w:t>
        </w:r>
      </w:ins>
      <w:ins w:id="322" w:author="Andrey Lartsev [2]" w:date="2026-04-04T15:47:00Z" w16du:dateUtc="2026-04-04T12:47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23" w:author="Andrey Lartsev [2]" w:date="2026-04-05T20:55:00Z" w16du:dateUtc="2026-04-05T17:55:00Z">
              <w:rPr>
                <w:lang w:val="ru-RU"/>
              </w:rPr>
            </w:rPrChange>
          </w:rPr>
          <w:t xml:space="preserve">существующих </w:t>
        </w:r>
      </w:ins>
      <w:ins w:id="324" w:author="Andrey Lartsev [2]" w:date="2026-04-04T15:48:00Z" w16du:dateUtc="2026-04-04T12:48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25" w:author="Andrey Lartsev [2]" w:date="2026-04-05T20:55:00Z" w16du:dateUtc="2026-04-05T17:55:00Z">
              <w:rPr>
                <w:lang w:val="ru-RU"/>
              </w:rPr>
            </w:rPrChange>
          </w:rPr>
          <w:t xml:space="preserve">данных в целевой БД </w:t>
        </w:r>
      </w:ins>
      <w:ins w:id="326" w:author="Andrey Lartsev [2]" w:date="2026-04-04T15:46:00Z" w16du:dateUtc="2026-04-04T12:46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327" w:author="Andrey Lartsev [2]" w:date="2026-04-05T20:55:00Z" w16du:dateUtc="2026-04-05T17:55:00Z">
              <w:rPr>
                <w:lang w:val="ru-RU"/>
              </w:rPr>
            </w:rPrChange>
          </w:rPr>
          <w:t>из</w:t>
        </w:r>
      </w:ins>
      <w:ins w:id="328" w:author="Andrey Lartsev [2]" w:date="2026-04-04T15:48:00Z" w16du:dateUtc="2026-04-04T12:48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29" w:author="Andrey Lartsev [2]" w:date="2026-04-05T20:55:00Z" w16du:dateUtc="2026-04-05T17:55:00Z">
              <w:rPr>
                <w:lang w:val="ru-RU"/>
              </w:rPr>
            </w:rPrChange>
          </w:rPr>
          <w:t>-</w:t>
        </w:r>
      </w:ins>
      <w:ins w:id="330" w:author="Andrey Lartsev [2]" w:date="2026-04-04T15:46:00Z" w16du:dateUtc="2026-04-04T12:46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331" w:author="Andrey Lartsev [2]" w:date="2026-04-05T20:55:00Z" w16du:dateUtc="2026-04-05T17:55:00Z">
              <w:rPr>
                <w:lang w:val="ru-RU"/>
              </w:rPr>
            </w:rPrChange>
          </w:rPr>
          <w:t>за изменений функциональности</w:t>
        </w:r>
      </w:ins>
      <w:ins w:id="332" w:author="Andrey Lartsev [2]" w:date="2026-04-04T15:48:00Z" w16du:dateUtc="2026-04-04T12:48:00Z">
        <w:r w:rsidRPr="007477F4">
          <w:rPr>
            <w:rFonts w:asciiTheme="minorHAnsi" w:hAnsiTheme="minorHAnsi" w:cstheme="minorHAnsi"/>
            <w:sz w:val="22"/>
            <w:szCs w:val="22"/>
            <w:lang w:val="ru-RU"/>
            <w:rPrChange w:id="333" w:author="Andrey Lartsev [2]" w:date="2026-04-05T20:55:00Z" w16du:dateUtc="2026-04-05T17:55:00Z">
              <w:rPr>
                <w:lang w:val="ru-RU"/>
              </w:rPr>
            </w:rPrChange>
          </w:rPr>
          <w:t xml:space="preserve"> системы</w:t>
        </w:r>
      </w:ins>
      <w:ins w:id="334" w:author="Andrey Lartsev [2]" w:date="2026-04-04T15:46:00Z" w16du:dateUtc="2026-04-04T12:46:00Z">
        <w:r w:rsidR="00805AC5" w:rsidRPr="007477F4">
          <w:rPr>
            <w:rFonts w:asciiTheme="minorHAnsi" w:hAnsiTheme="minorHAnsi" w:cstheme="minorHAnsi"/>
            <w:sz w:val="22"/>
            <w:szCs w:val="22"/>
            <w:lang w:val="ru-RU"/>
            <w:rPrChange w:id="335" w:author="Andrey Lartsev [2]" w:date="2026-04-05T20:55:00Z" w16du:dateUtc="2026-04-05T17:55:00Z">
              <w:rPr/>
            </w:rPrChange>
          </w:rPr>
          <w:t>;</w:t>
        </w:r>
      </w:ins>
    </w:p>
    <w:p w14:paraId="7D89DF44" w14:textId="48140DAC" w:rsidR="002810D2" w:rsidRPr="007477F4" w:rsidRDefault="002810D2" w:rsidP="002810D2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ru-RU"/>
          <w:rPrChange w:id="336" w:author="Andrey Lartsev [2]" w:date="2026-04-05T20:55:00Z" w16du:dateUtc="2026-04-05T17:55:00Z">
            <w:rPr>
              <w:lang w:val="ru-RU"/>
            </w:rPr>
          </w:rPrChange>
        </w:rPr>
      </w:pPr>
      <w:r w:rsidRPr="007477F4">
        <w:rPr>
          <w:rFonts w:asciiTheme="minorHAnsi" w:hAnsiTheme="minorHAnsi" w:cstheme="minorHAnsi"/>
          <w:sz w:val="22"/>
          <w:szCs w:val="22"/>
          <w:lang w:val="ru-RU"/>
          <w:rPrChange w:id="337" w:author="Andrey Lartsev [2]" w:date="2026-04-05T20:55:00Z" w16du:dateUtc="2026-04-05T17:55:00Z">
            <w:rPr>
              <w:lang w:val="ru-RU"/>
            </w:rPr>
          </w:rPrChange>
        </w:rPr>
        <w:t xml:space="preserve">Возможность </w:t>
      </w:r>
      <w:ins w:id="338" w:author="Andrey Lartsev [2]" w:date="2026-04-05T20:36:00Z" w16du:dateUtc="2026-04-05T17:36:00Z">
        <w:r w:rsidR="00F95F07" w:rsidRPr="007477F4">
          <w:rPr>
            <w:rFonts w:asciiTheme="minorHAnsi" w:hAnsiTheme="minorHAnsi" w:cstheme="minorHAnsi"/>
            <w:sz w:val="22"/>
            <w:szCs w:val="22"/>
            <w:lang w:val="ru-RU"/>
            <w:rPrChange w:id="339" w:author="Andrey Lartsev [2]" w:date="2026-04-05T20:55:00Z" w16du:dateUtc="2026-04-05T17:55:00Z">
              <w:rPr>
                <w:lang w:val="ru-RU"/>
              </w:rPr>
            </w:rPrChange>
          </w:rPr>
          <w:t xml:space="preserve">заранее </w:t>
        </w:r>
      </w:ins>
      <w:r w:rsidRPr="007477F4">
        <w:rPr>
          <w:rFonts w:asciiTheme="minorHAnsi" w:hAnsiTheme="minorHAnsi" w:cstheme="minorHAnsi"/>
          <w:sz w:val="22"/>
          <w:szCs w:val="22"/>
          <w:lang w:val="ru-RU"/>
          <w:rPrChange w:id="340" w:author="Andrey Lartsev [2]" w:date="2026-04-05T20:55:00Z" w16du:dateUtc="2026-04-05T17:55:00Z">
            <w:rPr>
              <w:lang w:val="ru-RU"/>
            </w:rPr>
          </w:rPrChange>
        </w:rPr>
        <w:t>проверить какие изменения будут применены на данном конкретно</w:t>
      </w:r>
      <w:r w:rsidR="008A3CAE" w:rsidRPr="007477F4">
        <w:rPr>
          <w:rFonts w:asciiTheme="minorHAnsi" w:hAnsiTheme="minorHAnsi" w:cstheme="minorHAnsi"/>
          <w:sz w:val="22"/>
          <w:szCs w:val="22"/>
          <w:lang w:val="ru-RU"/>
          <w:rPrChange w:id="341" w:author="Andrey Lartsev [2]" w:date="2026-04-05T20:55:00Z" w16du:dateUtc="2026-04-05T17:55:00Z">
            <w:rPr>
              <w:lang w:val="ru-RU"/>
            </w:rPr>
          </w:rPrChange>
        </w:rPr>
        <w:t>м</w:t>
      </w:r>
      <w:r w:rsidRPr="007477F4">
        <w:rPr>
          <w:rFonts w:asciiTheme="minorHAnsi" w:hAnsiTheme="minorHAnsi" w:cstheme="minorHAnsi"/>
          <w:sz w:val="22"/>
          <w:szCs w:val="22"/>
          <w:lang w:val="ru-RU"/>
          <w:rPrChange w:id="342" w:author="Andrey Lartsev [2]" w:date="2026-04-05T20:55:00Z" w16du:dateUtc="2026-04-05T17:55:00Z">
            <w:rPr>
              <w:lang w:val="ru-RU"/>
            </w:rPr>
          </w:rPrChange>
        </w:rPr>
        <w:t xml:space="preserve"> экземпляре база данных;</w:t>
      </w:r>
    </w:p>
    <w:p w14:paraId="496AC24E" w14:textId="59557982" w:rsidR="00923140" w:rsidRPr="007477F4" w:rsidDel="00952C1C" w:rsidRDefault="00923140" w:rsidP="002810D2">
      <w:pPr>
        <w:pStyle w:val="NormalWeb"/>
        <w:numPr>
          <w:ilvl w:val="0"/>
          <w:numId w:val="1"/>
        </w:numPr>
        <w:rPr>
          <w:del w:id="343" w:author="Andrey Lartsev" w:date="2026-03-04T12:26:00Z"/>
          <w:rFonts w:asciiTheme="minorHAnsi" w:hAnsiTheme="minorHAnsi" w:cstheme="minorHAnsi"/>
          <w:sz w:val="22"/>
          <w:szCs w:val="22"/>
          <w:lang w:val="ru-RU"/>
          <w:rPrChange w:id="344" w:author="Andrey Lartsev [2]" w:date="2026-04-05T20:55:00Z" w16du:dateUtc="2026-04-05T17:55:00Z">
            <w:rPr>
              <w:del w:id="345" w:author="Andrey Lartsev" w:date="2026-03-04T12:26:00Z"/>
              <w:lang w:val="ru-RU"/>
            </w:rPr>
          </w:rPrChange>
        </w:rPr>
      </w:pPr>
      <w:del w:id="346" w:author="Andrey Lartsev" w:date="2026-03-04T12:26:00Z">
        <w:r w:rsidRPr="007477F4" w:rsidDel="00952C1C">
          <w:rPr>
            <w:rFonts w:asciiTheme="minorHAnsi" w:hAnsiTheme="minorHAnsi" w:cstheme="minorHAnsi"/>
            <w:sz w:val="22"/>
            <w:szCs w:val="22"/>
            <w:lang w:val="ru-RU"/>
            <w:rPrChange w:id="347" w:author="Andrey Lartsev [2]" w:date="2026-04-05T20:55:00Z" w16du:dateUtc="2026-04-05T17:55:00Z">
              <w:rPr>
                <w:lang w:val="ru-RU"/>
              </w:rPr>
            </w:rPrChange>
          </w:rPr>
          <w:delText>Возможность проверить какие именно скри</w:delText>
        </w:r>
        <w:r w:rsidR="00987BF0" w:rsidRPr="007477F4" w:rsidDel="00952C1C">
          <w:rPr>
            <w:rFonts w:asciiTheme="minorHAnsi" w:hAnsiTheme="minorHAnsi" w:cstheme="minorHAnsi"/>
            <w:sz w:val="22"/>
            <w:szCs w:val="22"/>
            <w:lang w:val="ru-RU"/>
            <w:rPrChange w:id="348" w:author="Andrey Lartsev [2]" w:date="2026-04-05T20:55:00Z" w16du:dateUtc="2026-04-05T17:55:00Z">
              <w:rPr>
                <w:lang w:val="ru-RU"/>
              </w:rPr>
            </w:rPrChange>
          </w:rPr>
          <w:delText>п</w:delText>
        </w:r>
        <w:r w:rsidRPr="007477F4" w:rsidDel="00952C1C">
          <w:rPr>
            <w:rFonts w:asciiTheme="minorHAnsi" w:hAnsiTheme="minorHAnsi" w:cstheme="minorHAnsi"/>
            <w:sz w:val="22"/>
            <w:szCs w:val="22"/>
            <w:lang w:val="ru-RU"/>
            <w:rPrChange w:id="349" w:author="Andrey Lartsev [2]" w:date="2026-04-05T20:55:00Z" w16du:dateUtc="2026-04-05T17:55:00Z">
              <w:rPr>
                <w:lang w:val="ru-RU"/>
              </w:rPr>
            </w:rPrChange>
          </w:rPr>
          <w:delText>ты будут прим</w:delText>
        </w:r>
        <w:r w:rsidR="009E6E53" w:rsidRPr="007477F4" w:rsidDel="00952C1C">
          <w:rPr>
            <w:rFonts w:asciiTheme="minorHAnsi" w:hAnsiTheme="minorHAnsi" w:cstheme="minorHAnsi"/>
            <w:sz w:val="22"/>
            <w:szCs w:val="22"/>
            <w:lang w:val="ru-RU"/>
            <w:rPrChange w:id="350" w:author="Andrey Lartsev [2]" w:date="2026-04-05T20:55:00Z" w16du:dateUtc="2026-04-05T17:55:00Z">
              <w:rPr>
                <w:lang w:val="ru-RU"/>
              </w:rPr>
            </w:rPrChange>
          </w:rPr>
          <w:delText>ен</w:delText>
        </w:r>
        <w:r w:rsidRPr="007477F4" w:rsidDel="00952C1C">
          <w:rPr>
            <w:rFonts w:asciiTheme="minorHAnsi" w:hAnsiTheme="minorHAnsi" w:cstheme="minorHAnsi"/>
            <w:sz w:val="22"/>
            <w:szCs w:val="22"/>
            <w:lang w:val="ru-RU"/>
            <w:rPrChange w:id="351" w:author="Andrey Lartsev [2]" w:date="2026-04-05T20:55:00Z" w16du:dateUtc="2026-04-05T17:55:00Z">
              <w:rPr>
                <w:lang w:val="ru-RU"/>
              </w:rPr>
            </w:rPrChange>
          </w:rPr>
          <w:delText>ятся на данном экземпляре БД;</w:delText>
        </w:r>
      </w:del>
    </w:p>
    <w:p w14:paraId="793D6B7F" w14:textId="3CA517CF" w:rsidR="00923140" w:rsidRPr="007477F4" w:rsidRDefault="00923140" w:rsidP="002810D2">
      <w:pPr>
        <w:pStyle w:val="NormalWeb"/>
        <w:numPr>
          <w:ilvl w:val="0"/>
          <w:numId w:val="1"/>
        </w:numPr>
        <w:rPr>
          <w:ins w:id="352" w:author="Andrey Lartsev [2]" w:date="2026-04-05T20:37:00Z" w16du:dateUtc="2026-04-05T17:37:00Z"/>
          <w:rFonts w:asciiTheme="minorHAnsi" w:hAnsiTheme="minorHAnsi" w:cstheme="minorHAnsi"/>
          <w:sz w:val="22"/>
          <w:szCs w:val="22"/>
          <w:lang w:val="ru-RU"/>
          <w:rPrChange w:id="353" w:author="Andrey Lartsev [2]" w:date="2026-04-05T20:55:00Z" w16du:dateUtc="2026-04-05T17:55:00Z">
            <w:rPr>
              <w:ins w:id="354" w:author="Andrey Lartsev [2]" w:date="2026-04-05T20:37:00Z" w16du:dateUtc="2026-04-05T17:37:00Z"/>
              <w:lang w:val="ru-RU"/>
            </w:rPr>
          </w:rPrChange>
        </w:rPr>
      </w:pPr>
      <w:r w:rsidRPr="007477F4">
        <w:rPr>
          <w:rFonts w:asciiTheme="minorHAnsi" w:hAnsiTheme="minorHAnsi" w:cstheme="minorHAnsi"/>
          <w:sz w:val="22"/>
          <w:szCs w:val="22"/>
          <w:lang w:val="ru-RU"/>
          <w:rPrChange w:id="355" w:author="Andrey Lartsev [2]" w:date="2026-04-05T20:55:00Z" w16du:dateUtc="2026-04-05T17:55:00Z">
            <w:rPr>
              <w:lang w:val="ru-RU"/>
            </w:rPr>
          </w:rPrChange>
        </w:rPr>
        <w:t xml:space="preserve">Возможность сгенерировать </w:t>
      </w:r>
      <w:r w:rsidRPr="007477F4">
        <w:rPr>
          <w:rFonts w:asciiTheme="minorHAnsi" w:hAnsiTheme="minorHAnsi" w:cstheme="minorHAnsi"/>
          <w:sz w:val="22"/>
          <w:szCs w:val="22"/>
          <w:rPrChange w:id="356" w:author="Andrey Lartsev [2]" w:date="2026-04-05T20:55:00Z" w16du:dateUtc="2026-04-05T17:55:00Z">
            <w:rPr/>
          </w:rPrChange>
        </w:rPr>
        <w:t>SQL</w:t>
      </w:r>
      <w:r w:rsidRPr="007477F4">
        <w:rPr>
          <w:rFonts w:asciiTheme="minorHAnsi" w:hAnsiTheme="minorHAnsi" w:cstheme="minorHAnsi"/>
          <w:sz w:val="22"/>
          <w:szCs w:val="22"/>
          <w:lang w:val="ru-RU"/>
          <w:rPrChange w:id="357" w:author="Andrey Lartsev [2]" w:date="2026-04-05T20:55:00Z" w16du:dateUtc="2026-04-05T17:55:00Z">
            <w:rPr>
              <w:lang w:val="ru-RU"/>
            </w:rPr>
          </w:rPrChange>
        </w:rPr>
        <w:t xml:space="preserve"> скрипт </w:t>
      </w:r>
      <w:del w:id="358" w:author="Andrey Lartsev [2]" w:date="2026-04-05T20:36:00Z" w16du:dateUtc="2026-04-05T17:36:00Z">
        <w:r w:rsidRPr="007477F4" w:rsidDel="00F95F07">
          <w:rPr>
            <w:rFonts w:asciiTheme="minorHAnsi" w:hAnsiTheme="minorHAnsi" w:cstheme="minorHAnsi"/>
            <w:sz w:val="22"/>
            <w:szCs w:val="22"/>
            <w:lang w:val="ru-RU"/>
            <w:rPrChange w:id="359" w:author="Andrey Lartsev [2]" w:date="2026-04-05T20:55:00Z" w16du:dateUtc="2026-04-05T17:55:00Z">
              <w:rPr>
                <w:lang w:val="ru-RU"/>
              </w:rPr>
            </w:rPrChange>
          </w:rPr>
          <w:delText xml:space="preserve">для </w:delText>
        </w:r>
        <w:r w:rsidR="00CB3102" w:rsidRPr="007477F4" w:rsidDel="00F95F07">
          <w:rPr>
            <w:rFonts w:asciiTheme="minorHAnsi" w:hAnsiTheme="minorHAnsi" w:cstheme="minorHAnsi"/>
            <w:sz w:val="22"/>
            <w:szCs w:val="22"/>
            <w:lang w:val="ru-RU"/>
            <w:rPrChange w:id="360" w:author="Andrey Lartsev [2]" w:date="2026-04-05T20:55:00Z" w16du:dateUtc="2026-04-05T17:55:00Z">
              <w:rPr>
                <w:lang w:val="ru-RU"/>
              </w:rPr>
            </w:rPrChange>
          </w:rPr>
          <w:delText xml:space="preserve">применения на конкретной БД </w:delText>
        </w:r>
      </w:del>
      <w:r w:rsidR="00EA1E24" w:rsidRPr="007477F4">
        <w:rPr>
          <w:rFonts w:asciiTheme="minorHAnsi" w:hAnsiTheme="minorHAnsi" w:cstheme="minorHAnsi"/>
          <w:sz w:val="22"/>
          <w:szCs w:val="22"/>
          <w:lang w:val="ru-RU"/>
          <w:rPrChange w:id="361" w:author="Andrey Lartsev [2]" w:date="2026-04-05T20:55:00Z" w16du:dateUtc="2026-04-05T17:55:00Z">
            <w:rPr>
              <w:lang w:val="ru-RU"/>
            </w:rPr>
          </w:rPrChange>
        </w:rPr>
        <w:t xml:space="preserve">для </w:t>
      </w:r>
      <w:r w:rsidR="00CB3102" w:rsidRPr="007477F4">
        <w:rPr>
          <w:rFonts w:asciiTheme="minorHAnsi" w:hAnsiTheme="minorHAnsi" w:cstheme="minorHAnsi"/>
          <w:sz w:val="22"/>
          <w:szCs w:val="22"/>
          <w:lang w:val="ru-RU"/>
          <w:rPrChange w:id="362" w:author="Andrey Lartsev [2]" w:date="2026-04-05T20:55:00Z" w16du:dateUtc="2026-04-05T17:55:00Z">
            <w:rPr>
              <w:lang w:val="ru-RU"/>
            </w:rPr>
          </w:rPrChange>
        </w:rPr>
        <w:t xml:space="preserve">проведения </w:t>
      </w:r>
      <w:r w:rsidR="009E6E53" w:rsidRPr="007477F4">
        <w:rPr>
          <w:rFonts w:asciiTheme="minorHAnsi" w:hAnsiTheme="minorHAnsi" w:cstheme="minorHAnsi"/>
          <w:sz w:val="22"/>
          <w:szCs w:val="22"/>
          <w:lang w:val="ru-RU"/>
          <w:rPrChange w:id="363" w:author="Andrey Lartsev [2]" w:date="2026-04-05T20:55:00Z" w16du:dateUtc="2026-04-05T17:55:00Z">
            <w:rPr>
              <w:lang w:val="ru-RU"/>
            </w:rPr>
          </w:rPrChange>
        </w:rPr>
        <w:t xml:space="preserve">предварительного </w:t>
      </w:r>
      <w:r w:rsidR="00CB3102" w:rsidRPr="007477F4">
        <w:rPr>
          <w:rFonts w:asciiTheme="minorHAnsi" w:hAnsiTheme="minorHAnsi" w:cstheme="minorHAnsi"/>
          <w:sz w:val="22"/>
          <w:szCs w:val="22"/>
          <w:lang w:val="ru-RU"/>
          <w:rPrChange w:id="364" w:author="Andrey Lartsev [2]" w:date="2026-04-05T20:55:00Z" w16du:dateUtc="2026-04-05T17:55:00Z">
            <w:rPr>
              <w:lang w:val="ru-RU"/>
            </w:rPr>
          </w:rPrChange>
        </w:rPr>
        <w:t xml:space="preserve">код </w:t>
      </w:r>
      <w:r w:rsidRPr="007477F4">
        <w:rPr>
          <w:rFonts w:asciiTheme="minorHAnsi" w:hAnsiTheme="minorHAnsi" w:cstheme="minorHAnsi"/>
          <w:sz w:val="22"/>
          <w:szCs w:val="22"/>
          <w:lang w:val="ru-RU"/>
          <w:rPrChange w:id="365" w:author="Andrey Lartsev [2]" w:date="2026-04-05T20:55:00Z" w16du:dateUtc="2026-04-05T17:55:00Z">
            <w:rPr>
              <w:lang w:val="ru-RU"/>
            </w:rPr>
          </w:rPrChange>
        </w:rPr>
        <w:t>ревью</w:t>
      </w:r>
      <w:ins w:id="366" w:author="Andrey Lartsev [2]" w:date="2026-04-05T20:36:00Z" w16du:dateUtc="2026-04-05T17:36:00Z">
        <w:r w:rsidR="00F95F07" w:rsidRPr="007477F4">
          <w:rPr>
            <w:rFonts w:asciiTheme="minorHAnsi" w:hAnsiTheme="minorHAnsi" w:cstheme="minorHAnsi"/>
            <w:sz w:val="22"/>
            <w:szCs w:val="22"/>
            <w:lang w:val="ru-RU"/>
            <w:rPrChange w:id="367" w:author="Andrey Lartsev [2]" w:date="2026-04-05T20:55:00Z" w16du:dateUtc="2026-04-05T17:55:00Z">
              <w:rPr>
                <w:lang w:val="ru-RU"/>
              </w:rPr>
            </w:rPrChange>
          </w:rPr>
          <w:t xml:space="preserve"> и последующего </w:t>
        </w:r>
        <w:r w:rsidR="00F95F07" w:rsidRPr="007477F4">
          <w:rPr>
            <w:rFonts w:asciiTheme="minorHAnsi" w:hAnsiTheme="minorHAnsi" w:cstheme="minorHAnsi"/>
            <w:sz w:val="22"/>
            <w:szCs w:val="22"/>
            <w:lang w:val="ru-RU"/>
            <w:rPrChange w:id="368" w:author="Andrey Lartsev [2]" w:date="2026-04-05T20:55:00Z" w16du:dateUtc="2026-04-05T17:55:00Z">
              <w:rPr>
                <w:lang w:val="ru-RU"/>
              </w:rPr>
            </w:rPrChange>
          </w:rPr>
          <w:t>применения на конкретной БД</w:t>
        </w:r>
      </w:ins>
      <w:r w:rsidR="009E6E53" w:rsidRPr="007477F4">
        <w:rPr>
          <w:rFonts w:asciiTheme="minorHAnsi" w:hAnsiTheme="minorHAnsi" w:cstheme="minorHAnsi"/>
          <w:sz w:val="22"/>
          <w:szCs w:val="22"/>
          <w:lang w:val="ru-RU"/>
          <w:rPrChange w:id="369" w:author="Andrey Lartsev [2]" w:date="2026-04-05T20:55:00Z" w16du:dateUtc="2026-04-05T17:55:00Z">
            <w:rPr>
              <w:lang w:val="ru-RU"/>
            </w:rPr>
          </w:rPrChange>
        </w:rPr>
        <w:t>;</w:t>
      </w:r>
    </w:p>
    <w:p w14:paraId="1D447F7F" w14:textId="265B9C4F" w:rsidR="00F95F07" w:rsidRDefault="00F95F07" w:rsidP="00F95F07">
      <w:pPr>
        <w:pStyle w:val="Heading1"/>
        <w:rPr>
          <w:ins w:id="370" w:author="Andrey Lartsev [2]" w:date="2026-04-05T23:04:00Z" w16du:dateUtc="2026-04-05T20:04:00Z"/>
          <w:lang w:val="ru-RU"/>
        </w:rPr>
      </w:pPr>
      <w:ins w:id="371" w:author="Andrey Lartsev [2]" w:date="2026-04-05T20:37:00Z" w16du:dateUtc="2026-04-05T17:37:00Z">
        <w:r>
          <w:rPr>
            <w:lang w:val="ru-RU"/>
          </w:rPr>
          <w:lastRenderedPageBreak/>
          <w:t xml:space="preserve">Как обычно решается </w:t>
        </w:r>
      </w:ins>
      <w:ins w:id="372" w:author="Andrey Lartsev [2]" w:date="2026-04-05T23:04:00Z" w16du:dateUtc="2026-04-05T20:04:00Z">
        <w:r w:rsidR="00654B93">
          <w:rPr>
            <w:lang w:val="ru-RU"/>
          </w:rPr>
          <w:t>подобная</w:t>
        </w:r>
      </w:ins>
      <w:ins w:id="373" w:author="Andrey Lartsev [2]" w:date="2026-04-05T20:37:00Z" w16du:dateUtc="2026-04-05T17:37:00Z">
        <w:r>
          <w:rPr>
            <w:lang w:val="ru-RU"/>
          </w:rPr>
          <w:t xml:space="preserve"> задача</w:t>
        </w:r>
      </w:ins>
      <w:ins w:id="374" w:author="Andrey Lartsev [2]" w:date="2026-04-05T20:39:00Z" w16du:dateUtc="2026-04-05T17:39:00Z">
        <w:r>
          <w:rPr>
            <w:lang w:val="ru-RU"/>
          </w:rPr>
          <w:t>?</w:t>
        </w:r>
      </w:ins>
    </w:p>
    <w:p w14:paraId="125DA2DC" w14:textId="77777777" w:rsidR="00654B93" w:rsidRPr="00654B93" w:rsidRDefault="00654B93" w:rsidP="00654B93">
      <w:pPr>
        <w:rPr>
          <w:ins w:id="375" w:author="Andrey Lartsev [2]" w:date="2026-04-05T20:38:00Z" w16du:dateUtc="2026-04-05T17:38:00Z"/>
          <w:lang w:val="ru-RU"/>
        </w:rPr>
        <w:pPrChange w:id="376" w:author="Andrey Lartsev [2]" w:date="2026-04-05T23:04:00Z" w16du:dateUtc="2026-04-05T20:04:00Z">
          <w:pPr>
            <w:pStyle w:val="Heading1"/>
          </w:pPr>
        </w:pPrChange>
      </w:pPr>
    </w:p>
    <w:p w14:paraId="60D476A3" w14:textId="47E9DC4E" w:rsidR="00F95F07" w:rsidRDefault="00F95F07" w:rsidP="00F95F07">
      <w:pPr>
        <w:rPr>
          <w:ins w:id="377" w:author="Andrey Lartsev [2]" w:date="2026-04-05T20:40:00Z" w16du:dateUtc="2026-04-05T17:40:00Z"/>
          <w:lang w:val="ru-RU"/>
        </w:rPr>
      </w:pPr>
      <w:ins w:id="378" w:author="Andrey Lartsev [2]" w:date="2026-04-05T20:39:00Z" w16du:dateUtc="2026-04-05T17:39:00Z">
        <w:r>
          <w:rPr>
            <w:lang w:val="ru-RU"/>
          </w:rPr>
          <w:t xml:space="preserve">В базе данных заводится </w:t>
        </w:r>
      </w:ins>
      <w:ins w:id="379" w:author="Andrey Lartsev [2]" w:date="2026-04-05T20:41:00Z" w16du:dateUtc="2026-04-05T17:41:00Z">
        <w:r>
          <w:rPr>
            <w:lang w:val="ru-RU"/>
          </w:rPr>
          <w:t>табличка (или несколько),</w:t>
        </w:r>
      </w:ins>
      <w:ins w:id="380" w:author="Andrey Lartsev [2]" w:date="2026-04-05T20:39:00Z" w16du:dateUtc="2026-04-05T17:39:00Z">
        <w:r>
          <w:rPr>
            <w:lang w:val="ru-RU"/>
          </w:rPr>
          <w:t xml:space="preserve"> в которой хранятся примененные </w:t>
        </w:r>
      </w:ins>
      <w:ins w:id="381" w:author="Andrey Lartsev [2]" w:date="2026-04-05T20:45:00Z" w16du:dateUtc="2026-04-05T17:45:00Z">
        <w:r w:rsidR="00E97C76">
          <w:rPr>
            <w:lang w:val="ru-RU"/>
          </w:rPr>
          <w:t xml:space="preserve">к данному экземпляру </w:t>
        </w:r>
      </w:ins>
      <w:ins w:id="382" w:author="Andrey Lartsev [2]" w:date="2026-04-05T20:39:00Z" w16du:dateUtc="2026-04-05T17:39:00Z">
        <w:r>
          <w:rPr>
            <w:lang w:val="ru-RU"/>
          </w:rPr>
          <w:t>изменения</w:t>
        </w:r>
        <w:r w:rsidRPr="00F95F07">
          <w:rPr>
            <w:lang w:val="ru-RU"/>
            <w:rPrChange w:id="383" w:author="Andrey Lartsev [2]" w:date="2026-04-05T20:39:00Z" w16du:dateUtc="2026-04-05T17:39:00Z">
              <w:rPr/>
            </w:rPrChange>
          </w:rPr>
          <w:t>.</w:t>
        </w:r>
      </w:ins>
    </w:p>
    <w:p w14:paraId="6E68CB0E" w14:textId="51F92C3B" w:rsidR="00F95F07" w:rsidRDefault="00F95F07" w:rsidP="00F95F07">
      <w:pPr>
        <w:rPr>
          <w:ins w:id="384" w:author="Andrey Lartsev [2]" w:date="2026-04-05T20:45:00Z" w16du:dateUtc="2026-04-05T17:45:00Z"/>
          <w:lang w:val="ru-RU"/>
        </w:rPr>
      </w:pPr>
      <w:ins w:id="385" w:author="Andrey Lartsev [2]" w:date="2026-04-05T20:40:00Z" w16du:dateUtc="2026-04-05T17:40:00Z">
        <w:r>
          <w:rPr>
            <w:lang w:val="ru-RU"/>
          </w:rPr>
          <w:t xml:space="preserve">Каждый </w:t>
        </w:r>
      </w:ins>
      <w:ins w:id="386" w:author="Andrey Lartsev [2]" w:date="2026-04-05T20:42:00Z" w16du:dateUtc="2026-04-05T17:42:00Z">
        <w:r>
          <w:t>DDL</w:t>
        </w:r>
        <w:r w:rsidRPr="00F95F07">
          <w:rPr>
            <w:lang w:val="ru-RU"/>
            <w:rPrChange w:id="387" w:author="Andrey Lartsev [2]" w:date="2026-04-05T20:42:00Z" w16du:dateUtc="2026-04-05T17:42:00Z">
              <w:rPr/>
            </w:rPrChange>
          </w:rPr>
          <w:t>/</w:t>
        </w:r>
        <w:r>
          <w:t>DML</w:t>
        </w:r>
        <w:r w:rsidRPr="00F95F07">
          <w:rPr>
            <w:lang w:val="ru-RU"/>
            <w:rPrChange w:id="388" w:author="Andrey Lartsev [2]" w:date="2026-04-05T20:42:00Z" w16du:dateUtc="2026-04-05T17:42:00Z">
              <w:rPr/>
            </w:rPrChange>
          </w:rPr>
          <w:t xml:space="preserve"> </w:t>
        </w:r>
      </w:ins>
      <w:ins w:id="389" w:author="Andrey Lartsev [2]" w:date="2026-04-05T20:43:00Z" w16du:dateUtc="2026-04-05T17:43:00Z">
        <w:r w:rsidR="00E97C76">
          <w:rPr>
            <w:lang w:val="ru-RU"/>
          </w:rPr>
          <w:t>скрипт,</w:t>
        </w:r>
      </w:ins>
      <w:ins w:id="390" w:author="Andrey Lartsev [2]" w:date="2026-04-05T20:41:00Z" w16du:dateUtc="2026-04-05T17:41:00Z">
        <w:r>
          <w:rPr>
            <w:lang w:val="ru-RU"/>
          </w:rPr>
          <w:t xml:space="preserve"> </w:t>
        </w:r>
      </w:ins>
      <w:ins w:id="391" w:author="Andrey Lartsev [2]" w:date="2026-04-05T20:40:00Z" w16du:dateUtc="2026-04-05T17:40:00Z">
        <w:r>
          <w:rPr>
            <w:lang w:val="ru-RU"/>
          </w:rPr>
          <w:t xml:space="preserve">отправляемый </w:t>
        </w:r>
      </w:ins>
      <w:ins w:id="392" w:author="Andrey Lartsev [2]" w:date="2026-04-05T20:44:00Z" w16du:dateUtc="2026-04-05T17:44:00Z">
        <w:r w:rsidR="00E97C76">
          <w:rPr>
            <w:lang w:val="ru-RU"/>
          </w:rPr>
          <w:t>клиенту,</w:t>
        </w:r>
      </w:ins>
      <w:ins w:id="393" w:author="Andrey Lartsev [2]" w:date="2026-04-05T20:40:00Z" w16du:dateUtc="2026-04-05T17:40:00Z">
        <w:r>
          <w:rPr>
            <w:lang w:val="ru-RU"/>
          </w:rPr>
          <w:t xml:space="preserve"> </w:t>
        </w:r>
      </w:ins>
      <w:ins w:id="394" w:author="Andrey Lartsev [2]" w:date="2026-04-05T20:41:00Z" w16du:dateUtc="2026-04-05T17:41:00Z">
        <w:r>
          <w:rPr>
            <w:lang w:val="ru-RU"/>
          </w:rPr>
          <w:t>самостоятельно проверят применялся ли он уже на данном экзем</w:t>
        </w:r>
      </w:ins>
      <w:ins w:id="395" w:author="Andrey Lartsev [2]" w:date="2026-04-05T20:42:00Z" w16du:dateUtc="2026-04-05T17:42:00Z">
        <w:r>
          <w:rPr>
            <w:lang w:val="ru-RU"/>
          </w:rPr>
          <w:t>пляре БД</w:t>
        </w:r>
        <w:r w:rsidRPr="00F95F07">
          <w:rPr>
            <w:lang w:val="ru-RU"/>
            <w:rPrChange w:id="396" w:author="Andrey Lartsev [2]" w:date="2026-04-05T20:42:00Z" w16du:dateUtc="2026-04-05T17:42:00Z">
              <w:rPr/>
            </w:rPrChange>
          </w:rPr>
          <w:t xml:space="preserve">, </w:t>
        </w:r>
        <w:r>
          <w:rPr>
            <w:lang w:val="ru-RU"/>
          </w:rPr>
          <w:t>применяет транзакцио</w:t>
        </w:r>
      </w:ins>
      <w:ins w:id="397" w:author="Andrey Lartsev [2]" w:date="2026-04-05T20:43:00Z" w16du:dateUtc="2026-04-05T17:43:00Z">
        <w:r>
          <w:rPr>
            <w:lang w:val="ru-RU"/>
          </w:rPr>
          <w:t>нно (</w:t>
        </w:r>
      </w:ins>
      <w:ins w:id="398" w:author="Andrey Lartsev [2]" w:date="2026-04-05T23:46:00Z" w16du:dateUtc="2026-04-05T20:46:00Z">
        <w:r w:rsidR="00997127">
          <w:rPr>
            <w:lang w:val="ru-RU"/>
          </w:rPr>
          <w:t>или нет</w:t>
        </w:r>
      </w:ins>
      <w:ins w:id="399" w:author="Andrey Lartsev [2]" w:date="2026-04-05T20:43:00Z" w16du:dateUtc="2026-04-05T17:43:00Z">
        <w:r>
          <w:rPr>
            <w:lang w:val="ru-RU"/>
          </w:rPr>
          <w:t xml:space="preserve">) содержащиеся в нем изменения </w:t>
        </w:r>
        <w:r w:rsidR="00E97C76">
          <w:rPr>
            <w:lang w:val="ru-RU"/>
          </w:rPr>
          <w:t xml:space="preserve">и </w:t>
        </w:r>
      </w:ins>
      <w:proofErr w:type="spellStart"/>
      <w:ins w:id="400" w:author="Andrey Lartsev [2]" w:date="2026-04-05T20:44:00Z" w16du:dateUtc="2026-04-05T17:44:00Z">
        <w:r w:rsidR="00E97C76">
          <w:rPr>
            <w:lang w:val="ru-RU"/>
          </w:rPr>
          <w:t>логирует</w:t>
        </w:r>
        <w:proofErr w:type="spellEnd"/>
        <w:r w:rsidR="00E97C76">
          <w:rPr>
            <w:lang w:val="ru-RU"/>
          </w:rPr>
          <w:t xml:space="preserve"> </w:t>
        </w:r>
      </w:ins>
      <w:ins w:id="401" w:author="Andrey Lartsev [2]" w:date="2026-04-05T23:46:00Z" w16du:dateUtc="2026-04-05T20:46:00Z">
        <w:r w:rsidR="00997127">
          <w:rPr>
            <w:lang w:val="ru-RU"/>
          </w:rPr>
          <w:t xml:space="preserve">(или нет) </w:t>
        </w:r>
      </w:ins>
      <w:ins w:id="402" w:author="Andrey Lartsev [2]" w:date="2026-04-05T20:44:00Z" w16du:dateUtc="2026-04-05T17:44:00Z">
        <w:r w:rsidR="00E97C76">
          <w:rPr>
            <w:lang w:val="ru-RU"/>
          </w:rPr>
          <w:t>в БД</w:t>
        </w:r>
      </w:ins>
      <w:ins w:id="403" w:author="Andrey Lartsev [2]" w:date="2026-04-05T20:43:00Z" w16du:dateUtc="2026-04-05T17:43:00Z">
        <w:r w:rsidR="00E97C76">
          <w:rPr>
            <w:lang w:val="ru-RU"/>
          </w:rPr>
          <w:t xml:space="preserve"> с</w:t>
        </w:r>
      </w:ins>
      <w:ins w:id="404" w:author="Andrey Lartsev [2]" w:date="2026-04-05T20:44:00Z" w16du:dateUtc="2026-04-05T17:44:00Z">
        <w:r w:rsidR="00E97C76">
          <w:rPr>
            <w:lang w:val="ru-RU"/>
          </w:rPr>
          <w:t>татус</w:t>
        </w:r>
        <w:r w:rsidR="00E97C76" w:rsidRPr="00E97C76">
          <w:rPr>
            <w:lang w:val="ru-RU"/>
            <w:rPrChange w:id="405" w:author="Andrey Lartsev [2]" w:date="2026-04-05T20:44:00Z" w16du:dateUtc="2026-04-05T17:44:00Z">
              <w:rPr/>
            </w:rPrChange>
          </w:rPr>
          <w:t xml:space="preserve"> </w:t>
        </w:r>
        <w:r w:rsidR="00E97C76">
          <w:rPr>
            <w:lang w:val="ru-RU"/>
          </w:rPr>
          <w:t>о том, что его применили</w:t>
        </w:r>
        <w:r w:rsidR="00E97C76" w:rsidRPr="00E97C76">
          <w:rPr>
            <w:lang w:val="ru-RU"/>
            <w:rPrChange w:id="406" w:author="Andrey Lartsev [2]" w:date="2026-04-05T20:44:00Z" w16du:dateUtc="2026-04-05T17:44:00Z">
              <w:rPr/>
            </w:rPrChange>
          </w:rPr>
          <w:t>.</w:t>
        </w:r>
      </w:ins>
      <w:ins w:id="407" w:author="Andrey Lartsev [2]" w:date="2026-04-05T20:42:00Z" w16du:dateUtc="2026-04-05T17:42:00Z">
        <w:r>
          <w:rPr>
            <w:lang w:val="ru-RU"/>
          </w:rPr>
          <w:t xml:space="preserve"> </w:t>
        </w:r>
      </w:ins>
    </w:p>
    <w:p w14:paraId="11ED37E8" w14:textId="00DB4624" w:rsidR="00E97C76" w:rsidRPr="00E97C76" w:rsidRDefault="00E97C76" w:rsidP="00F95F07">
      <w:pPr>
        <w:rPr>
          <w:ins w:id="408" w:author="Andrey Lartsev [2]" w:date="2026-04-05T20:47:00Z" w16du:dateUtc="2026-04-05T17:47:00Z"/>
          <w:lang w:val="ru-RU"/>
          <w:rPrChange w:id="409" w:author="Andrey Lartsev [2]" w:date="2026-04-05T20:50:00Z" w16du:dateUtc="2026-04-05T17:50:00Z">
            <w:rPr>
              <w:ins w:id="410" w:author="Andrey Lartsev [2]" w:date="2026-04-05T20:47:00Z" w16du:dateUtc="2026-04-05T17:47:00Z"/>
            </w:rPr>
          </w:rPrChange>
        </w:rPr>
      </w:pPr>
      <w:ins w:id="411" w:author="Andrey Lartsev [2]" w:date="2026-04-05T20:45:00Z" w16du:dateUtc="2026-04-05T17:45:00Z">
        <w:r>
          <w:rPr>
            <w:lang w:val="ru-RU"/>
          </w:rPr>
          <w:t xml:space="preserve">В чем проблема с таким подходом? Каждый скрипт содержит </w:t>
        </w:r>
        <w:r>
          <w:t>boilerplate</w:t>
        </w:r>
        <w:r w:rsidRPr="00E97C76">
          <w:rPr>
            <w:lang w:val="ru-RU"/>
            <w:rPrChange w:id="412" w:author="Andrey Lartsev [2]" w:date="2026-04-05T20:46:00Z" w16du:dateUtc="2026-04-05T17:46:00Z">
              <w:rPr/>
            </w:rPrChange>
          </w:rPr>
          <w:t xml:space="preserve"> </w:t>
        </w:r>
      </w:ins>
      <w:ins w:id="413" w:author="Andrey Lartsev [2]" w:date="2026-04-05T20:48:00Z" w16du:dateUtc="2026-04-05T17:48:00Z">
        <w:r>
          <w:rPr>
            <w:lang w:val="ru-RU"/>
          </w:rPr>
          <w:t>код,</w:t>
        </w:r>
      </w:ins>
      <w:ins w:id="414" w:author="Andrey Lartsev [2]" w:date="2026-04-05T20:46:00Z" w16du:dateUtc="2026-04-05T17:46:00Z">
        <w:r>
          <w:rPr>
            <w:lang w:val="ru-RU"/>
          </w:rPr>
          <w:t xml:space="preserve"> который</w:t>
        </w:r>
        <w:r w:rsidRPr="00E97C76">
          <w:rPr>
            <w:lang w:val="ru-RU"/>
            <w:rPrChange w:id="415" w:author="Andrey Lartsev [2]" w:date="2026-04-05T20:46:00Z" w16du:dateUtc="2026-04-05T17:46:00Z">
              <w:rPr/>
            </w:rPrChange>
          </w:rPr>
          <w:t xml:space="preserve"> </w:t>
        </w:r>
        <w:r>
          <w:rPr>
            <w:lang w:val="ru-RU"/>
          </w:rPr>
          <w:t xml:space="preserve">каждый раз нужно добавлять </w:t>
        </w:r>
      </w:ins>
      <w:ins w:id="416" w:author="Andrey Lartsev [2]" w:date="2026-04-05T20:48:00Z" w16du:dateUtc="2026-04-05T17:48:00Z">
        <w:r>
          <w:rPr>
            <w:lang w:val="ru-RU"/>
          </w:rPr>
          <w:t xml:space="preserve">в каждый </w:t>
        </w:r>
      </w:ins>
      <w:ins w:id="417" w:author="Andrey Lartsev [2]" w:date="2026-04-05T23:30:00Z" w16du:dateUtc="2026-04-05T20:30:00Z">
        <w:r w:rsidR="00B75AAD">
          <w:rPr>
            <w:lang w:val="ru-RU"/>
          </w:rPr>
          <w:t xml:space="preserve">из </w:t>
        </w:r>
      </w:ins>
      <w:ins w:id="418" w:author="Andrey Lartsev [2]" w:date="2026-04-05T20:48:00Z" w16du:dateUtc="2026-04-05T17:48:00Z">
        <w:r>
          <w:rPr>
            <w:lang w:val="ru-RU"/>
          </w:rPr>
          <w:t>скрипт</w:t>
        </w:r>
      </w:ins>
      <w:ins w:id="419" w:author="Andrey Lartsev [2]" w:date="2026-04-05T23:30:00Z" w16du:dateUtc="2026-04-05T20:30:00Z">
        <w:r w:rsidR="00B75AAD">
          <w:rPr>
            <w:lang w:val="ru-RU"/>
          </w:rPr>
          <w:t>ов</w:t>
        </w:r>
      </w:ins>
      <w:ins w:id="420" w:author="Andrey Lartsev [2]" w:date="2026-04-05T23:24:00Z" w16du:dateUtc="2026-04-05T20:24:00Z">
        <w:r w:rsidR="00373C67" w:rsidRPr="00373C67">
          <w:rPr>
            <w:lang w:val="ru-RU"/>
            <w:rPrChange w:id="421" w:author="Andrey Lartsev [2]" w:date="2026-04-05T23:24:00Z" w16du:dateUtc="2026-04-05T20:24:00Z">
              <w:rPr/>
            </w:rPrChange>
          </w:rPr>
          <w:t>.</w:t>
        </w:r>
      </w:ins>
      <w:ins w:id="422" w:author="Andrey Lartsev [2]" w:date="2026-04-05T20:48:00Z" w16du:dateUtc="2026-04-05T17:48:00Z">
        <w:r>
          <w:rPr>
            <w:lang w:val="ru-RU"/>
          </w:rPr>
          <w:t xml:space="preserve"> </w:t>
        </w:r>
      </w:ins>
      <w:ins w:id="423" w:author="Andrey Lartsev [2]" w:date="2026-04-05T23:24:00Z" w16du:dateUtc="2026-04-05T20:24:00Z">
        <w:r w:rsidR="00373C67">
          <w:rPr>
            <w:lang w:val="ru-RU"/>
          </w:rPr>
          <w:t>Этот код</w:t>
        </w:r>
      </w:ins>
      <w:ins w:id="424" w:author="Andrey Lartsev [2]" w:date="2026-04-05T20:46:00Z" w16du:dateUtc="2026-04-05T17:46:00Z">
        <w:r>
          <w:rPr>
            <w:lang w:val="ru-RU"/>
          </w:rPr>
          <w:t xml:space="preserve"> сам по себе может содержать ошибки</w:t>
        </w:r>
      </w:ins>
      <w:ins w:id="425" w:author="Andrey Lartsev [2]" w:date="2026-04-05T20:49:00Z" w16du:dateUtc="2026-04-05T17:49:00Z">
        <w:r>
          <w:rPr>
            <w:lang w:val="ru-RU"/>
          </w:rPr>
          <w:t xml:space="preserve"> </w:t>
        </w:r>
      </w:ins>
      <w:ins w:id="426" w:author="Andrey Lartsev [2]" w:date="2026-04-05T20:52:00Z" w16du:dateUtc="2026-04-05T17:52:00Z">
        <w:r>
          <w:rPr>
            <w:lang w:val="ru-RU"/>
          </w:rPr>
          <w:t xml:space="preserve">и, </w:t>
        </w:r>
      </w:ins>
      <w:ins w:id="427" w:author="Andrey Lartsev [2]" w:date="2026-04-05T23:27:00Z" w16du:dateUtc="2026-04-05T20:27:00Z">
        <w:r w:rsidR="00B75AAD">
          <w:rPr>
            <w:lang w:val="ru-RU"/>
          </w:rPr>
          <w:t xml:space="preserve">даже разные в разных </w:t>
        </w:r>
        <w:proofErr w:type="gramStart"/>
        <w:r w:rsidR="00B75AAD">
          <w:rPr>
            <w:lang w:val="ru-RU"/>
          </w:rPr>
          <w:t>скриптах</w:t>
        </w:r>
      </w:ins>
      <w:ins w:id="428" w:author="Andrey Lartsev [2]" w:date="2026-04-05T23:31:00Z" w16du:dateUtc="2026-04-05T20:31:00Z">
        <w:r w:rsidR="00B75AAD">
          <w:rPr>
            <w:lang w:val="ru-RU"/>
          </w:rPr>
          <w:t xml:space="preserve"> )</w:t>
        </w:r>
      </w:ins>
      <w:proofErr w:type="gramEnd"/>
      <w:ins w:id="429" w:author="Andrey Lartsev [2]" w:date="2026-04-05T23:27:00Z" w16du:dateUtc="2026-04-05T20:27:00Z">
        <w:r w:rsidR="00B75AAD" w:rsidRPr="00B75AAD">
          <w:rPr>
            <w:lang w:val="ru-RU"/>
            <w:rPrChange w:id="430" w:author="Andrey Lartsev [2]" w:date="2026-04-05T23:27:00Z" w16du:dateUtc="2026-04-05T20:27:00Z">
              <w:rPr/>
            </w:rPrChange>
          </w:rPr>
          <w:t xml:space="preserve"> </w:t>
        </w:r>
        <w:r w:rsidR="00B75AAD">
          <w:rPr>
            <w:lang w:val="ru-RU"/>
          </w:rPr>
          <w:t>И если вы найдете ее в одном</w:t>
        </w:r>
      </w:ins>
      <w:ins w:id="431" w:author="Andrey Lartsev [2]" w:date="2026-04-05T23:31:00Z" w16du:dateUtc="2026-04-05T20:31:00Z">
        <w:r w:rsidR="00B75AAD" w:rsidRPr="00B75AAD">
          <w:rPr>
            <w:lang w:val="ru-RU"/>
            <w:rPrChange w:id="432" w:author="Andrey Lartsev [2]" w:date="2026-04-05T23:31:00Z" w16du:dateUtc="2026-04-05T20:31:00Z">
              <w:rPr/>
            </w:rPrChange>
          </w:rPr>
          <w:t xml:space="preserve">, </w:t>
        </w:r>
      </w:ins>
      <w:ins w:id="433" w:author="Andrey Lartsev [2]" w:date="2026-04-05T23:28:00Z" w16du:dateUtc="2026-04-05T20:28:00Z">
        <w:r w:rsidR="00B75AAD">
          <w:rPr>
            <w:lang w:val="ru-RU"/>
          </w:rPr>
          <w:t xml:space="preserve">то </w:t>
        </w:r>
      </w:ins>
      <w:ins w:id="434" w:author="Andrey Lartsev [2]" w:date="2026-04-05T23:31:00Z" w16du:dateUtc="2026-04-05T20:31:00Z">
        <w:r w:rsidR="00B75AAD">
          <w:rPr>
            <w:lang w:val="ru-RU"/>
          </w:rPr>
          <w:t xml:space="preserve">возможно таки </w:t>
        </w:r>
      </w:ins>
      <w:ins w:id="435" w:author="Andrey Lartsev [2]" w:date="2026-04-05T23:27:00Z" w16du:dateUtc="2026-04-05T20:27:00Z">
        <w:r w:rsidR="00B75AAD">
          <w:rPr>
            <w:lang w:val="ru-RU"/>
          </w:rPr>
          <w:t>придется пров</w:t>
        </w:r>
      </w:ins>
      <w:ins w:id="436" w:author="Andrey Lartsev [2]" w:date="2026-04-05T23:28:00Z" w16du:dateUtc="2026-04-05T20:28:00Z">
        <w:r w:rsidR="00B75AAD">
          <w:rPr>
            <w:lang w:val="ru-RU"/>
          </w:rPr>
          <w:t xml:space="preserve">ерить и все </w:t>
        </w:r>
      </w:ins>
      <w:ins w:id="437" w:author="Andrey Lartsev [2]" w:date="2026-04-05T23:30:00Z" w16du:dateUtc="2026-04-05T20:30:00Z">
        <w:r w:rsidR="00B75AAD">
          <w:rPr>
            <w:lang w:val="ru-RU"/>
          </w:rPr>
          <w:t>остальные)</w:t>
        </w:r>
      </w:ins>
      <w:ins w:id="438" w:author="Andrey Lartsev [2]" w:date="2026-04-05T23:28:00Z" w16du:dateUtc="2026-04-05T20:28:00Z">
        <w:r w:rsidR="00B75AAD">
          <w:rPr>
            <w:lang w:val="ru-RU"/>
          </w:rPr>
          <w:t xml:space="preserve"> </w:t>
        </w:r>
      </w:ins>
      <w:ins w:id="439" w:author="Andrey Lartsev [2]" w:date="2026-04-05T23:46:00Z" w16du:dateUtc="2026-04-05T20:46:00Z">
        <w:r w:rsidR="00997127">
          <w:rPr>
            <w:lang w:val="ru-RU"/>
          </w:rPr>
          <w:t>так</w:t>
        </w:r>
      </w:ins>
      <w:ins w:id="440" w:author="Andrey Lartsev [2]" w:date="2026-04-05T23:47:00Z" w16du:dateUtc="2026-04-05T20:47:00Z">
        <w:r w:rsidR="00997127" w:rsidRPr="00997127">
          <w:rPr>
            <w:lang w:val="ru-RU"/>
            <w:rPrChange w:id="441" w:author="Andrey Lartsev [2]" w:date="2026-04-05T23:47:00Z" w16du:dateUtc="2026-04-05T20:47:00Z">
              <w:rPr/>
            </w:rPrChange>
          </w:rPr>
          <w:t>,</w:t>
        </w:r>
      </w:ins>
      <w:ins w:id="442" w:author="Andrey Lartsev [2]" w:date="2026-04-05T23:46:00Z" w16du:dateUtc="2026-04-05T20:46:00Z">
        <w:r w:rsidR="00997127">
          <w:rPr>
            <w:lang w:val="ru-RU"/>
          </w:rPr>
          <w:t xml:space="preserve"> </w:t>
        </w:r>
      </w:ins>
      <w:ins w:id="443" w:author="Andrey Lartsev [2]" w:date="2026-04-05T23:28:00Z" w16du:dateUtc="2026-04-05T20:28:00Z">
        <w:r w:rsidR="00B75AAD">
          <w:rPr>
            <w:lang w:val="ru-RU"/>
          </w:rPr>
          <w:t>на всякий случай</w:t>
        </w:r>
        <w:r w:rsidR="00B75AAD" w:rsidRPr="00B75AAD">
          <w:rPr>
            <w:lang w:val="ru-RU"/>
            <w:rPrChange w:id="444" w:author="Andrey Lartsev [2]" w:date="2026-04-05T23:28:00Z" w16du:dateUtc="2026-04-05T20:28:00Z">
              <w:rPr/>
            </w:rPrChange>
          </w:rPr>
          <w:t xml:space="preserve">. </w:t>
        </w:r>
      </w:ins>
    </w:p>
    <w:p w14:paraId="25349947" w14:textId="45C4C7A3" w:rsidR="00F95F07" w:rsidRDefault="00E97C76" w:rsidP="00F95F07">
      <w:pPr>
        <w:rPr>
          <w:ins w:id="445" w:author="Andrey Lartsev [2]" w:date="2026-04-05T20:56:00Z" w16du:dateUtc="2026-04-05T17:56:00Z"/>
          <w:lang w:val="ru-RU"/>
        </w:rPr>
      </w:pPr>
      <w:ins w:id="446" w:author="Andrey Lartsev [2]" w:date="2026-04-05T20:53:00Z" w16du:dateUtc="2026-04-05T17:53:00Z">
        <w:r>
          <w:rPr>
            <w:lang w:val="ru-RU"/>
          </w:rPr>
          <w:t>Кроме того</w:t>
        </w:r>
        <w:r w:rsidRPr="00E97C76">
          <w:rPr>
            <w:lang w:val="ru-RU"/>
            <w:rPrChange w:id="447" w:author="Andrey Lartsev [2]" w:date="2026-04-05T20:53:00Z" w16du:dateUtc="2026-04-05T17:53:00Z">
              <w:rPr/>
            </w:rPrChange>
          </w:rPr>
          <w:t xml:space="preserve">, </w:t>
        </w:r>
        <w:r>
          <w:rPr>
            <w:lang w:val="ru-RU"/>
          </w:rPr>
          <w:t xml:space="preserve">если вы поставляете пакет </w:t>
        </w:r>
      </w:ins>
      <w:ins w:id="448" w:author="Andrey Lartsev [2]" w:date="2026-04-05T23:30:00Z" w16du:dateUtc="2026-04-05T20:30:00Z">
        <w:r w:rsidR="00B75AAD">
          <w:rPr>
            <w:lang w:val="ru-RU"/>
          </w:rPr>
          <w:t>скриптов,</w:t>
        </w:r>
      </w:ins>
      <w:ins w:id="449" w:author="Andrey Lartsev [2]" w:date="2026-04-05T20:53:00Z" w16du:dateUtc="2026-04-05T17:53:00Z">
        <w:r>
          <w:rPr>
            <w:lang w:val="ru-RU"/>
          </w:rPr>
          <w:t xml:space="preserve"> </w:t>
        </w:r>
      </w:ins>
      <w:ins w:id="450" w:author="Andrey Lartsev [2]" w:date="2026-04-05T23:29:00Z" w16du:dateUtc="2026-04-05T20:29:00Z">
        <w:r w:rsidR="00B75AAD">
          <w:rPr>
            <w:lang w:val="ru-RU"/>
          </w:rPr>
          <w:t xml:space="preserve">то </w:t>
        </w:r>
      </w:ins>
      <w:ins w:id="451" w:author="Andrey Lartsev [2]" w:date="2026-04-05T20:53:00Z" w16du:dateUtc="2026-04-05T17:53:00Z">
        <w:r>
          <w:rPr>
            <w:lang w:val="ru-RU"/>
          </w:rPr>
          <w:t xml:space="preserve">какой их них будет </w:t>
        </w:r>
      </w:ins>
      <w:ins w:id="452" w:author="Andrey Lartsev [2]" w:date="2026-04-05T20:54:00Z" w16du:dateUtc="2026-04-05T17:54:00Z">
        <w:r w:rsidR="007477F4">
          <w:rPr>
            <w:lang w:val="ru-RU"/>
          </w:rPr>
          <w:t>применят</w:t>
        </w:r>
      </w:ins>
      <w:ins w:id="453" w:author="Andrey Lartsev [2]" w:date="2026-04-05T20:56:00Z" w16du:dateUtc="2026-04-05T17:56:00Z">
        <w:r w:rsidR="007477F4">
          <w:rPr>
            <w:lang w:val="ru-RU"/>
          </w:rPr>
          <w:t>ь</w:t>
        </w:r>
      </w:ins>
      <w:ins w:id="454" w:author="Andrey Lartsev [2]" w:date="2026-04-05T20:54:00Z" w16du:dateUtc="2026-04-05T17:54:00Z">
        <w:r w:rsidR="007477F4">
          <w:rPr>
            <w:lang w:val="ru-RU"/>
          </w:rPr>
          <w:t>ся,</w:t>
        </w:r>
      </w:ins>
      <w:ins w:id="455" w:author="Andrey Lartsev [2]" w:date="2026-04-05T20:53:00Z" w16du:dateUtc="2026-04-05T17:53:00Z">
        <w:r>
          <w:rPr>
            <w:lang w:val="ru-RU"/>
          </w:rPr>
          <w:t xml:space="preserve"> а какой нет в точности можно уз</w:t>
        </w:r>
      </w:ins>
      <w:ins w:id="456" w:author="Andrey Lartsev [2]" w:date="2026-04-05T20:54:00Z" w16du:dateUtc="2026-04-05T17:54:00Z">
        <w:r>
          <w:rPr>
            <w:lang w:val="ru-RU"/>
          </w:rPr>
          <w:t xml:space="preserve">нать только </w:t>
        </w:r>
      </w:ins>
      <w:ins w:id="457" w:author="Andrey Lartsev [2]" w:date="2026-04-05T23:32:00Z" w16du:dateUtc="2026-04-05T20:32:00Z">
        <w:r w:rsidR="00B75AAD">
          <w:rPr>
            <w:lang w:val="ru-RU"/>
          </w:rPr>
          <w:t xml:space="preserve">открыв каждый из них и </w:t>
        </w:r>
      </w:ins>
      <w:ins w:id="458" w:author="Andrey Lartsev [2]" w:date="2026-04-05T23:47:00Z" w16du:dateUtc="2026-04-05T20:47:00Z">
        <w:r w:rsidR="00997127">
          <w:rPr>
            <w:lang w:val="ru-RU"/>
          </w:rPr>
          <w:t xml:space="preserve">пристально </w:t>
        </w:r>
      </w:ins>
      <w:ins w:id="459" w:author="Andrey Lartsev [2]" w:date="2026-04-05T23:32:00Z" w16du:dateUtc="2026-04-05T20:32:00Z">
        <w:r w:rsidR="00B75AAD">
          <w:rPr>
            <w:lang w:val="ru-RU"/>
          </w:rPr>
          <w:t>проверив что там внутри</w:t>
        </w:r>
      </w:ins>
      <w:ins w:id="460" w:author="Andrey Lartsev [2]" w:date="2026-04-05T20:54:00Z" w16du:dateUtc="2026-04-05T17:54:00Z">
        <w:r w:rsidR="007477F4" w:rsidRPr="007477F4">
          <w:rPr>
            <w:lang w:val="ru-RU"/>
            <w:rPrChange w:id="461" w:author="Andrey Lartsev [2]" w:date="2026-04-05T20:54:00Z" w16du:dateUtc="2026-04-05T17:54:00Z">
              <w:rPr/>
            </w:rPrChange>
          </w:rPr>
          <w:t>.</w:t>
        </w:r>
      </w:ins>
    </w:p>
    <w:p w14:paraId="56A3BCB2" w14:textId="296EF4EA" w:rsidR="007477F4" w:rsidRPr="007477F4" w:rsidRDefault="007477F4" w:rsidP="00F95F07">
      <w:pPr>
        <w:rPr>
          <w:ins w:id="462" w:author="Andrey Lartsev [2]" w:date="2026-04-05T20:37:00Z" w16du:dateUtc="2026-04-05T17:37:00Z"/>
          <w:lang w:val="ru-RU"/>
        </w:rPr>
        <w:pPrChange w:id="463" w:author="Andrey Lartsev [2]" w:date="2026-04-05T20:37:00Z" w16du:dateUtc="2026-04-05T17:37:00Z">
          <w:pPr>
            <w:pStyle w:val="Heading1"/>
          </w:pPr>
        </w:pPrChange>
      </w:pPr>
      <w:ins w:id="464" w:author="Andrey Lartsev [2]" w:date="2026-04-05T20:56:00Z" w16du:dateUtc="2026-04-05T17:56:00Z">
        <w:r>
          <w:rPr>
            <w:lang w:val="ru-RU"/>
          </w:rPr>
          <w:t>То есть инструмент</w:t>
        </w:r>
      </w:ins>
      <w:ins w:id="465" w:author="Andrey Lartsev [2]" w:date="2026-04-05T23:33:00Z" w16du:dateUtc="2026-04-05T20:33:00Z">
        <w:r w:rsidR="00B75AAD" w:rsidRPr="00B75AAD">
          <w:rPr>
            <w:lang w:val="ru-RU"/>
            <w:rPrChange w:id="466" w:author="Andrey Lartsev [2]" w:date="2026-04-05T23:34:00Z" w16du:dateUtc="2026-04-05T20:34:00Z">
              <w:rPr/>
            </w:rPrChange>
          </w:rPr>
          <w:t>,</w:t>
        </w:r>
      </w:ins>
      <w:ins w:id="467" w:author="Andrey Lartsev [2]" w:date="2026-04-05T20:56:00Z" w16du:dateUtc="2026-04-05T17:56:00Z">
        <w:r>
          <w:rPr>
            <w:lang w:val="ru-RU"/>
          </w:rPr>
          <w:t xml:space="preserve"> </w:t>
        </w:r>
      </w:ins>
      <w:ins w:id="468" w:author="Andrey Lartsev [2]" w:date="2026-04-05T23:33:00Z" w16du:dateUtc="2026-04-05T20:33:00Z">
        <w:r w:rsidR="00B75AAD">
          <w:rPr>
            <w:lang w:val="ru-RU"/>
          </w:rPr>
          <w:t>который накатывает скрипты</w:t>
        </w:r>
        <w:r w:rsidR="00B75AAD" w:rsidRPr="00B75AAD">
          <w:rPr>
            <w:lang w:val="ru-RU"/>
            <w:rPrChange w:id="469" w:author="Andrey Lartsev [2]" w:date="2026-04-05T23:33:00Z" w16du:dateUtc="2026-04-05T20:33:00Z">
              <w:rPr/>
            </w:rPrChange>
          </w:rPr>
          <w:t xml:space="preserve">, </w:t>
        </w:r>
        <w:r w:rsidR="00B75AAD">
          <w:rPr>
            <w:lang w:val="ru-RU"/>
          </w:rPr>
          <w:t xml:space="preserve">управляет транзакциями и </w:t>
        </w:r>
        <w:proofErr w:type="spellStart"/>
        <w:r w:rsidR="00B75AAD">
          <w:rPr>
            <w:lang w:val="ru-RU"/>
          </w:rPr>
          <w:t>логирует</w:t>
        </w:r>
        <w:proofErr w:type="spellEnd"/>
        <w:r w:rsidR="00B75AAD">
          <w:rPr>
            <w:lang w:val="ru-RU"/>
          </w:rPr>
          <w:t xml:space="preserve"> изменения в БД </w:t>
        </w:r>
      </w:ins>
      <w:ins w:id="470" w:author="Andrey Lartsev [2]" w:date="2026-04-05T20:56:00Z" w16du:dateUtc="2026-04-05T17:56:00Z">
        <w:r>
          <w:rPr>
            <w:lang w:val="ru-RU"/>
          </w:rPr>
          <w:t>все же нужен</w:t>
        </w:r>
      </w:ins>
      <w:ins w:id="471" w:author="Andrey Lartsev [2]" w:date="2026-04-05T20:57:00Z" w16du:dateUtc="2026-04-05T17:57:00Z">
        <w:r w:rsidRPr="007477F4">
          <w:rPr>
            <w:lang w:val="ru-RU"/>
            <w:rPrChange w:id="472" w:author="Andrey Lartsev [2]" w:date="2026-04-05T20:57:00Z" w16du:dateUtc="2026-04-05T17:57:00Z">
              <w:rPr/>
            </w:rPrChange>
          </w:rPr>
          <w:t>.</w:t>
        </w:r>
      </w:ins>
    </w:p>
    <w:p w14:paraId="5C4C93CD" w14:textId="16125FBA" w:rsidR="00F95F07" w:rsidDel="007477F4" w:rsidRDefault="00F95F07" w:rsidP="00F95F07">
      <w:pPr>
        <w:pStyle w:val="NormalWeb"/>
        <w:rPr>
          <w:del w:id="473" w:author="Andrey Lartsev [2]" w:date="2026-04-05T20:54:00Z" w16du:dateUtc="2026-04-05T17:54:00Z"/>
          <w:lang w:val="ru-RU"/>
        </w:rPr>
        <w:pPrChange w:id="474" w:author="Andrey Lartsev [2]" w:date="2026-04-05T20:37:00Z" w16du:dateUtc="2026-04-05T17:37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1ADFB5F4" w14:textId="6E1AD16D" w:rsidR="00F81F07" w:rsidRPr="00F81F07" w:rsidDel="007477F4" w:rsidRDefault="009E6E53">
      <w:pPr>
        <w:pStyle w:val="NormalWeb"/>
        <w:numPr>
          <w:ilvl w:val="1"/>
          <w:numId w:val="1"/>
        </w:numPr>
        <w:rPr>
          <w:del w:id="475" w:author="Andrey Lartsev [2]" w:date="2026-04-05T20:54:00Z" w16du:dateUtc="2026-04-05T17:54:00Z"/>
          <w:lang w:val="ru-RU"/>
        </w:rPr>
        <w:pPrChange w:id="476" w:author="Andrey Lartsev [2]" w:date="2026-03-05T15:58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del w:id="477" w:author="Andrey Lartsev [2]" w:date="2026-04-04T15:50:00Z" w16du:dateUtc="2026-04-04T12:50:00Z">
        <w:r w:rsidDel="00654F8C">
          <w:rPr>
            <w:lang w:val="ru-RU"/>
          </w:rPr>
          <w:delText xml:space="preserve">Возможность </w:delText>
        </w:r>
        <w:r w:rsidR="00987BF0" w:rsidDel="00654F8C">
          <w:rPr>
            <w:lang w:val="ru-RU"/>
          </w:rPr>
          <w:delText>сгенерировать</w:delText>
        </w:r>
        <w:r w:rsidDel="00654F8C">
          <w:rPr>
            <w:lang w:val="ru-RU"/>
          </w:rPr>
          <w:delText xml:space="preserve"> </w:delText>
        </w:r>
        <w:r w:rsidDel="00654F8C">
          <w:delText>baseline</w:delText>
        </w:r>
        <w:r w:rsidRPr="009E6E53" w:rsidDel="00654F8C">
          <w:rPr>
            <w:lang w:val="ru-RU"/>
          </w:rPr>
          <w:delText xml:space="preserve"> </w:delText>
        </w:r>
        <w:r w:rsidDel="00654F8C">
          <w:rPr>
            <w:lang w:val="ru-RU"/>
          </w:rPr>
          <w:delText xml:space="preserve">скрипты </w:delText>
        </w:r>
        <w:r w:rsidR="007325EB" w:rsidDel="00654F8C">
          <w:rPr>
            <w:lang w:val="ru-RU"/>
          </w:rPr>
          <w:delText>из промышленного окружения,</w:delText>
        </w:r>
        <w:r w:rsidR="009D3731" w:rsidRPr="009D3731" w:rsidDel="00654F8C">
          <w:rPr>
            <w:lang w:val="ru-RU"/>
          </w:rPr>
          <w:delText xml:space="preserve"> </w:delText>
        </w:r>
        <w:r w:rsidR="009D3731" w:rsidDel="00654F8C">
          <w:rPr>
            <w:lang w:val="ru-RU"/>
          </w:rPr>
          <w:delText>не содержащи</w:delText>
        </w:r>
        <w:r w:rsidR="007325EB" w:rsidDel="00654F8C">
          <w:rPr>
            <w:lang w:val="ru-RU"/>
          </w:rPr>
          <w:delText>е</w:delText>
        </w:r>
        <w:r w:rsidR="009D3731" w:rsidDel="00654F8C">
          <w:rPr>
            <w:lang w:val="ru-RU"/>
          </w:rPr>
          <w:delText xml:space="preserve"> чувствительных данных</w:delText>
        </w:r>
        <w:r w:rsidR="009D3731" w:rsidRPr="009D3731" w:rsidDel="00654F8C">
          <w:rPr>
            <w:lang w:val="ru-RU"/>
          </w:rPr>
          <w:delText>;</w:delText>
        </w:r>
      </w:del>
    </w:p>
    <w:p w14:paraId="1D015B3D" w14:textId="7ADA2812" w:rsidR="002810D2" w:rsidRPr="002E1D22" w:rsidDel="00654F8C" w:rsidRDefault="002E1D22" w:rsidP="002810D2">
      <w:pPr>
        <w:pStyle w:val="Heading1"/>
        <w:rPr>
          <w:del w:id="478" w:author="Andrey Lartsev [2]" w:date="2026-04-04T15:53:00Z" w16du:dateUtc="2026-04-04T12:53:00Z"/>
          <w:lang w:val="ru-RU"/>
        </w:rPr>
      </w:pPr>
      <w:del w:id="479" w:author="Andrey Lartsev [2]" w:date="2026-04-04T15:53:00Z" w16du:dateUtc="2026-04-04T12:53:00Z">
        <w:r w:rsidDel="00654F8C">
          <w:rPr>
            <w:lang w:val="ru-RU"/>
          </w:rPr>
          <w:delText>Дополнительные ограничения</w:delText>
        </w:r>
      </w:del>
    </w:p>
    <w:p w14:paraId="5815F53F" w14:textId="48A118CD" w:rsidR="002810D2" w:rsidDel="00654F8C" w:rsidRDefault="002810D2" w:rsidP="002810D2">
      <w:pPr>
        <w:pStyle w:val="NormalWeb"/>
        <w:numPr>
          <w:ilvl w:val="0"/>
          <w:numId w:val="1"/>
        </w:numPr>
        <w:rPr>
          <w:del w:id="480" w:author="Andrey Lartsev [2]" w:date="2026-04-04T15:53:00Z" w16du:dateUtc="2026-04-04T12:53:00Z"/>
          <w:lang w:val="ru-RU"/>
        </w:rPr>
      </w:pPr>
      <w:del w:id="481" w:author="Andrey Lartsev [2]" w:date="2026-04-04T15:53:00Z" w16du:dateUtc="2026-04-04T12:53:00Z">
        <w:r w:rsidRPr="002810D2" w:rsidDel="00654F8C">
          <w:rPr>
            <w:lang w:val="ru-RU"/>
          </w:rPr>
          <w:delText xml:space="preserve">Используется </w:delText>
        </w:r>
        <w:commentRangeStart w:id="482"/>
        <w:r w:rsidDel="00654F8C">
          <w:delText>PostgreSQL</w:delText>
        </w:r>
      </w:del>
      <w:commentRangeEnd w:id="482"/>
      <w:ins w:id="483" w:author="Andrey Lartsev" w:date="2026-03-04T12:36:00Z">
        <w:del w:id="484" w:author="Andrey Lartsev [2]" w:date="2026-04-04T15:53:00Z" w16du:dateUtc="2026-04-04T12:53:00Z">
          <w:r w:rsidR="00445408" w:rsidDel="00654F8C">
            <w:rPr>
              <w:lang w:val="ru-RU"/>
            </w:rPr>
            <w:delText xml:space="preserve"> </w:delText>
          </w:r>
          <w:r w:rsidR="00445408" w:rsidDel="00654F8C">
            <w:delText>Enterprise</w:delText>
          </w:r>
          <w:r w:rsidR="00445408" w:rsidDel="00654F8C">
            <w:rPr>
              <w:lang w:val="ru-RU"/>
            </w:rPr>
            <w:delText xml:space="preserve"> 17+</w:delText>
          </w:r>
        </w:del>
      </w:ins>
      <w:del w:id="485" w:author="Andrey Lartsev [2]" w:date="2026-04-04T15:53:00Z" w16du:dateUtc="2026-04-04T12:53:00Z">
        <w:r w:rsidR="00EA1E24" w:rsidDel="00654F8C">
          <w:rPr>
            <w:rStyle w:val="CommentReference"/>
            <w:rFonts w:asciiTheme="minorHAnsi" w:eastAsiaTheme="minorHAnsi" w:hAnsiTheme="minorHAnsi" w:cstheme="minorBidi"/>
          </w:rPr>
          <w:commentReference w:id="482"/>
        </w:r>
        <w:r w:rsidRPr="002810D2" w:rsidDel="00654F8C">
          <w:rPr>
            <w:lang w:val="ru-RU"/>
          </w:rPr>
          <w:delText xml:space="preserve">, а значит есть возможность заключить </w:delText>
        </w:r>
        <w:r w:rsidR="000B1EAF" w:rsidDel="00654F8C">
          <w:delText>DDL</w:delText>
        </w:r>
        <w:r w:rsidR="000B1EAF" w:rsidRPr="000B1EAF" w:rsidDel="00654F8C">
          <w:rPr>
            <w:lang w:val="ru-RU"/>
          </w:rPr>
          <w:delText xml:space="preserve"> (</w:delText>
        </w:r>
        <w:r w:rsidR="000B1EAF" w:rsidDel="00654F8C">
          <w:rPr>
            <w:lang w:val="ru-RU"/>
          </w:rPr>
          <w:delText xml:space="preserve">изменения в схеме) </w:delText>
        </w:r>
        <w:r w:rsidRPr="002810D2" w:rsidDel="00654F8C">
          <w:rPr>
            <w:lang w:val="ru-RU"/>
          </w:rPr>
          <w:delText>в транзакцию</w:delText>
        </w:r>
        <w:r w:rsidR="00E94901" w:rsidRPr="00E94901" w:rsidDel="00654F8C">
          <w:rPr>
            <w:lang w:val="ru-RU"/>
          </w:rPr>
          <w:delText>;</w:delText>
        </w:r>
      </w:del>
    </w:p>
    <w:p w14:paraId="73BF918D" w14:textId="393D9857" w:rsidR="00F238BD" w:rsidRPr="002E1D22" w:rsidRDefault="00F238BD" w:rsidP="00F238BD">
      <w:pPr>
        <w:pStyle w:val="Heading1"/>
        <w:rPr>
          <w:lang w:val="ru-RU"/>
        </w:rPr>
      </w:pPr>
      <w:del w:id="486" w:author="Andrey Lartsev [2]" w:date="2026-04-05T23:05:00Z" w16du:dateUtc="2026-04-05T20:05:00Z">
        <w:r w:rsidDel="00654B93">
          <w:rPr>
            <w:lang w:val="ru-RU"/>
          </w:rPr>
          <w:delText>Вопросы</w:delText>
        </w:r>
      </w:del>
      <w:ins w:id="487" w:author="Andrey Lartsev [2]" w:date="2026-04-05T23:05:00Z" w16du:dateUtc="2026-04-05T20:05:00Z">
        <w:r w:rsidR="00654B93">
          <w:rPr>
            <w:lang w:val="ru-RU"/>
          </w:rPr>
          <w:t>Вопросы,</w:t>
        </w:r>
      </w:ins>
      <w:r>
        <w:rPr>
          <w:lang w:val="ru-RU"/>
        </w:rPr>
        <w:t xml:space="preserve"> </w:t>
      </w:r>
      <w:ins w:id="488" w:author="Andrey Lartsev [2]" w:date="2026-04-05T23:05:00Z" w16du:dateUtc="2026-04-05T20:05:00Z">
        <w:r w:rsidR="00654B93">
          <w:rPr>
            <w:lang w:val="ru-RU"/>
          </w:rPr>
          <w:t xml:space="preserve">которые пока </w:t>
        </w:r>
      </w:ins>
      <w:ins w:id="489" w:author="Andrey Lartsev [2]" w:date="2026-04-05T23:48:00Z" w16du:dateUtc="2026-04-05T20:48:00Z">
        <w:r w:rsidR="00997127">
          <w:rPr>
            <w:lang w:val="ru-RU"/>
          </w:rPr>
          <w:t xml:space="preserve">не хотелось бы </w:t>
        </w:r>
      </w:ins>
      <w:ins w:id="490" w:author="Andrey Lartsev [2]" w:date="2026-04-05T23:51:00Z" w16du:dateUtc="2026-04-05T20:51:00Z">
        <w:r w:rsidR="00997127">
          <w:rPr>
            <w:lang w:val="ru-RU"/>
          </w:rPr>
          <w:t>обсуждать)</w:t>
        </w:r>
      </w:ins>
      <w:ins w:id="491" w:author="Andrey Lartsev [2]" w:date="2026-04-05T23:48:00Z" w16du:dateUtc="2026-04-05T20:48:00Z">
        <w:r w:rsidR="00997127" w:rsidDel="007477F4">
          <w:rPr>
            <w:lang w:val="ru-RU"/>
          </w:rPr>
          <w:t xml:space="preserve"> </w:t>
        </w:r>
      </w:ins>
      <w:del w:id="492" w:author="Andrey Lartsev [2]" w:date="2026-04-05T20:57:00Z" w16du:dateUtc="2026-04-05T17:57:00Z">
        <w:r w:rsidDel="007477F4">
          <w:rPr>
            <w:lang w:val="ru-RU"/>
          </w:rPr>
          <w:delText xml:space="preserve">на </w:delText>
        </w:r>
      </w:del>
      <w:del w:id="493" w:author="Andrey Lartsev [2]" w:date="2026-04-05T23:05:00Z" w16du:dateUtc="2026-04-05T20:05:00Z">
        <w:r w:rsidDel="00654B93">
          <w:rPr>
            <w:lang w:val="ru-RU"/>
          </w:rPr>
          <w:delText>обсуждения</w:delText>
        </w:r>
      </w:del>
    </w:p>
    <w:p w14:paraId="68C7440F" w14:textId="5773D673" w:rsidR="00997127" w:rsidRPr="00F103C8" w:rsidRDefault="00997127" w:rsidP="00997127">
      <w:pPr>
        <w:pStyle w:val="NormalWeb"/>
        <w:rPr>
          <w:ins w:id="494" w:author="Andrey Lartsev [2]" w:date="2026-04-05T23:48:00Z" w16du:dateUtc="2026-04-05T20:48:00Z"/>
          <w:lang w:val="ru-RU"/>
        </w:rPr>
        <w:pPrChange w:id="495" w:author="Andrey Lartsev [2]" w:date="2026-04-05T23:48:00Z" w16du:dateUtc="2026-04-05T20:48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496" w:author="Andrey Lartsev [2]" w:date="2026-04-05T23:48:00Z" w16du:dateUtc="2026-04-05T20:48:00Z">
        <w:r>
          <w:rPr>
            <w:lang w:val="ru-RU"/>
          </w:rPr>
          <w:t xml:space="preserve">Пока просто как </w:t>
        </w:r>
        <w:r>
          <w:t>assumptions</w:t>
        </w:r>
      </w:ins>
      <w:ins w:id="497" w:author="Andrey Lartsev [2]" w:date="2026-04-05T23:49:00Z" w16du:dateUtc="2026-04-05T20:49:00Z">
        <w:r>
          <w:t>:)</w:t>
        </w:r>
      </w:ins>
    </w:p>
    <w:p w14:paraId="29E0A702" w14:textId="77777777" w:rsidR="00F103C8" w:rsidRDefault="007477F4" w:rsidP="00F103C8">
      <w:pPr>
        <w:pStyle w:val="NormalWeb"/>
        <w:rPr>
          <w:ins w:id="498" w:author="Andrey Lartsev [2]" w:date="2026-04-05T23:58:00Z" w16du:dateUtc="2026-04-05T20:58:00Z"/>
        </w:rPr>
      </w:pPr>
      <w:ins w:id="499" w:author="Andrey Lartsev [2]" w:date="2026-04-05T20:58:00Z" w16du:dateUtc="2026-04-05T17:58:00Z">
        <w:r>
          <w:rPr>
            <w:lang w:val="ru-RU"/>
          </w:rPr>
          <w:t>П</w:t>
        </w:r>
      </w:ins>
      <w:ins w:id="500" w:author="Andrey Lartsev [2]" w:date="2026-04-05T21:02:00Z" w16du:dateUtc="2026-04-05T18:02:00Z">
        <w:r>
          <w:rPr>
            <w:lang w:val="ru-RU"/>
          </w:rPr>
          <w:t>рименение по</w:t>
        </w:r>
      </w:ins>
      <w:ins w:id="501" w:author="Andrey Lartsev [2]" w:date="2026-04-05T21:03:00Z" w16du:dateUtc="2026-04-05T18:03:00Z">
        <w:r>
          <w:rPr>
            <w:lang w:val="ru-RU"/>
          </w:rPr>
          <w:t xml:space="preserve">дхода </w:t>
        </w:r>
      </w:ins>
      <w:del w:id="502" w:author="Andrey Lartsev [2]" w:date="2026-04-05T20:58:00Z" w16du:dateUtc="2026-04-05T17:58:00Z">
        <w:r w:rsidR="00F238BD" w:rsidDel="007477F4">
          <w:rPr>
            <w:lang w:val="ru-RU"/>
          </w:rPr>
          <w:delText xml:space="preserve">Использование </w:delText>
        </w:r>
        <w:r w:rsidR="00101EEC" w:rsidDel="007477F4">
          <w:rPr>
            <w:lang w:val="ru-RU"/>
          </w:rPr>
          <w:delText xml:space="preserve">подхода </w:delText>
        </w:r>
      </w:del>
      <w:r w:rsidR="00101EEC">
        <w:t>fix</w:t>
      </w:r>
      <w:r w:rsidR="00101EEC" w:rsidRPr="00101EEC">
        <w:rPr>
          <w:lang w:val="ru-RU"/>
        </w:rPr>
        <w:t xml:space="preserve"> </w:t>
      </w:r>
      <w:r w:rsidR="00101EEC">
        <w:t>forward</w:t>
      </w:r>
      <w:r w:rsidR="00101EEC" w:rsidRPr="00101EEC">
        <w:rPr>
          <w:lang w:val="ru-RU"/>
        </w:rPr>
        <w:t xml:space="preserve"> </w:t>
      </w:r>
      <w:r w:rsidR="00101EEC">
        <w:rPr>
          <w:lang w:val="ru-RU"/>
        </w:rPr>
        <w:t>для отката неудачных изменений</w:t>
      </w:r>
      <w:proofErr w:type="gramStart"/>
      <w:r w:rsidR="00101EEC" w:rsidRPr="00101EEC">
        <w:rPr>
          <w:lang w:val="ru-RU"/>
        </w:rPr>
        <w:t>;</w:t>
      </w:r>
      <w:ins w:id="503" w:author="Andrey Lartsev [2]" w:date="2026-04-05T23:58:00Z" w16du:dateUtc="2026-04-05T20:58:00Z">
        <w:r w:rsidR="00F103C8" w:rsidRPr="00F103C8">
          <w:rPr>
            <w:lang w:val="ru-RU"/>
            <w:rPrChange w:id="504" w:author="Andrey Lartsev [2]" w:date="2026-04-05T23:58:00Z" w16du:dateUtc="2026-04-05T20:58:00Z">
              <w:rPr/>
            </w:rPrChange>
          </w:rPr>
          <w:t xml:space="preserve"> </w:t>
        </w:r>
      </w:ins>
      <w:ins w:id="505" w:author="Andrey Lartsev [2]" w:date="2026-04-05T21:03:00Z" w16du:dateUtc="2026-04-05T18:03:00Z">
        <w:r>
          <w:rPr>
            <w:lang w:val="ru-RU"/>
          </w:rPr>
          <w:t>Вместо</w:t>
        </w:r>
        <w:proofErr w:type="gramEnd"/>
        <w:r>
          <w:rPr>
            <w:lang w:val="ru-RU"/>
          </w:rPr>
          <w:t xml:space="preserve"> создания отдельных скриптов на откат каждого </w:t>
        </w:r>
        <w:proofErr w:type="spellStart"/>
        <w:r>
          <w:rPr>
            <w:lang w:val="ru-RU"/>
          </w:rPr>
          <w:t>версионированного</w:t>
        </w:r>
        <w:proofErr w:type="spellEnd"/>
        <w:r>
          <w:rPr>
            <w:lang w:val="ru-RU"/>
          </w:rPr>
          <w:t xml:space="preserve"> скрипта</w:t>
        </w:r>
        <w:r w:rsidRPr="00932002">
          <w:rPr>
            <w:lang w:val="ru-RU"/>
          </w:rPr>
          <w:t xml:space="preserve">, </w:t>
        </w:r>
        <w:r>
          <w:rPr>
            <w:lang w:val="ru-RU"/>
          </w:rPr>
          <w:t>выпускать исправления как следующую версию</w:t>
        </w:r>
        <w:r w:rsidRPr="00932002">
          <w:rPr>
            <w:lang w:val="ru-RU"/>
          </w:rPr>
          <w:t>;</w:t>
        </w:r>
      </w:ins>
    </w:p>
    <w:p w14:paraId="26049DEB" w14:textId="6D3F20F7" w:rsidR="00F103C8" w:rsidRPr="00F103C8" w:rsidRDefault="00997127" w:rsidP="00F103C8">
      <w:pPr>
        <w:pStyle w:val="NormalWeb"/>
        <w:rPr>
          <w:ins w:id="506" w:author="Andrey Lartsev [2]" w:date="2026-04-05T23:58:00Z" w16du:dateUtc="2026-04-05T20:58:00Z"/>
          <w:lang w:val="ru-RU"/>
          <w:rPrChange w:id="507" w:author="Andrey Lartsev [2]" w:date="2026-04-05T23:58:00Z" w16du:dateUtc="2026-04-05T20:58:00Z">
            <w:rPr>
              <w:ins w:id="508" w:author="Andrey Lartsev [2]" w:date="2026-04-05T23:58:00Z" w16du:dateUtc="2026-04-05T20:58:00Z"/>
            </w:rPr>
          </w:rPrChange>
        </w:rPr>
      </w:pPr>
      <w:ins w:id="509" w:author="Andrey Lartsev [2]" w:date="2026-04-05T23:49:00Z" w16du:dateUtc="2026-04-05T20:49:00Z">
        <w:r>
          <w:rPr>
            <w:lang w:val="ru-RU"/>
          </w:rPr>
          <w:t xml:space="preserve">Применение </w:t>
        </w:r>
      </w:ins>
      <w:ins w:id="510" w:author="Andrey Lartsev [2]" w:date="2026-04-05T23:50:00Z" w16du:dateUtc="2026-04-05T20:50:00Z">
        <w:r>
          <w:rPr>
            <w:lang w:val="ru-RU"/>
          </w:rPr>
          <w:t xml:space="preserve">подхода с </w:t>
        </w:r>
        <w:r w:rsidRPr="00997127">
          <w:rPr>
            <w:lang w:val="ru-RU"/>
            <w:rPrChange w:id="511" w:author="Andrey Lartsev [2]" w:date="2026-04-05T23:50:00Z" w16du:dateUtc="2026-04-05T20:50:00Z">
              <w:rPr/>
            </w:rPrChange>
          </w:rPr>
          <w:t>“</w:t>
        </w:r>
      </w:ins>
      <w:ins w:id="512" w:author="Andrey Lartsev [2]" w:date="2026-04-05T23:49:00Z" w16du:dateUtc="2026-04-05T20:49:00Z">
        <w:r>
          <w:rPr>
            <w:lang w:val="ru-RU"/>
          </w:rPr>
          <w:t>не ломающи</w:t>
        </w:r>
      </w:ins>
      <w:ins w:id="513" w:author="Andrey Lartsev [2]" w:date="2026-04-05T23:50:00Z" w16du:dateUtc="2026-04-05T20:50:00Z">
        <w:r>
          <w:rPr>
            <w:lang w:val="ru-RU"/>
          </w:rPr>
          <w:t>ми</w:t>
        </w:r>
        <w:r w:rsidRPr="00997127">
          <w:rPr>
            <w:lang w:val="ru-RU"/>
            <w:rPrChange w:id="514" w:author="Andrey Lartsev [2]" w:date="2026-04-05T23:50:00Z" w16du:dateUtc="2026-04-05T20:50:00Z">
              <w:rPr/>
            </w:rPrChange>
          </w:rPr>
          <w:t>”</w:t>
        </w:r>
      </w:ins>
      <w:ins w:id="515" w:author="Andrey Lartsev [2]" w:date="2026-04-05T23:49:00Z" w16du:dateUtc="2026-04-05T20:49:00Z">
        <w:r>
          <w:rPr>
            <w:lang w:val="ru-RU"/>
          </w:rPr>
          <w:t xml:space="preserve"> изменен</w:t>
        </w:r>
      </w:ins>
      <w:ins w:id="516" w:author="Andrey Lartsev [2]" w:date="2026-04-05T23:50:00Z" w16du:dateUtc="2026-04-05T20:50:00Z">
        <w:r>
          <w:rPr>
            <w:lang w:val="ru-RU"/>
          </w:rPr>
          <w:t>иями</w:t>
        </w:r>
      </w:ins>
      <w:ins w:id="517" w:author="Andrey Lartsev [2]" w:date="2026-04-05T23:49:00Z" w16du:dateUtc="2026-04-05T20:49:00Z">
        <w:r>
          <w:rPr>
            <w:lang w:val="ru-RU"/>
          </w:rPr>
          <w:t xml:space="preserve"> в </w:t>
        </w:r>
        <w:r>
          <w:t>DDL</w:t>
        </w:r>
        <w:r w:rsidRPr="00997127">
          <w:rPr>
            <w:lang w:val="ru-RU"/>
            <w:rPrChange w:id="518" w:author="Andrey Lartsev [2]" w:date="2026-04-05T23:49:00Z" w16du:dateUtc="2026-04-05T20:49:00Z">
              <w:rPr/>
            </w:rPrChange>
          </w:rPr>
          <w:t>/</w:t>
        </w:r>
        <w:r>
          <w:t>DML</w:t>
        </w:r>
      </w:ins>
      <w:ins w:id="519" w:author="Andrey Lartsev [2]" w:date="2026-04-05T23:50:00Z" w16du:dateUtc="2026-04-05T20:50:00Z">
        <w:r w:rsidRPr="00997127">
          <w:rPr>
            <w:lang w:val="ru-RU"/>
            <w:rPrChange w:id="520" w:author="Andrey Lartsev [2]" w:date="2026-04-05T23:50:00Z" w16du:dateUtc="2026-04-05T20:50:00Z">
              <w:rPr/>
            </w:rPrChange>
          </w:rPr>
          <w:t>,</w:t>
        </w:r>
      </w:ins>
      <w:ins w:id="521" w:author="Andrey Lartsev [2]" w:date="2026-04-05T20:59:00Z" w16du:dateUtc="2026-04-05T17:59:00Z">
        <w:r w:rsidR="007477F4">
          <w:rPr>
            <w:lang w:val="ru-RU"/>
          </w:rPr>
          <w:t xml:space="preserve"> что</w:t>
        </w:r>
      </w:ins>
      <w:ins w:id="522" w:author="Andrey Lartsev [2]" w:date="2026-04-05T21:00:00Z" w16du:dateUtc="2026-04-05T18:00:00Z">
        <w:r w:rsidR="007477F4">
          <w:rPr>
            <w:lang w:val="ru-RU"/>
          </w:rPr>
          <w:t>бы был</w:t>
        </w:r>
      </w:ins>
      <w:ins w:id="523" w:author="Andrey Lartsev [2]" w:date="2026-04-05T23:50:00Z" w16du:dateUtc="2026-04-05T20:50:00Z">
        <w:r>
          <w:rPr>
            <w:lang w:val="ru-RU"/>
          </w:rPr>
          <w:t>и</w:t>
        </w:r>
      </w:ins>
      <w:ins w:id="524" w:author="Andrey Lartsev [2]" w:date="2026-04-05T21:00:00Z" w16du:dateUtc="2026-04-05T18:00:00Z">
        <w:r w:rsidR="007477F4">
          <w:rPr>
            <w:lang w:val="ru-RU"/>
          </w:rPr>
          <w:t xml:space="preserve"> </w:t>
        </w:r>
      </w:ins>
      <w:ins w:id="525" w:author="Andrey Lartsev [2]" w:date="2026-04-05T23:50:00Z" w16du:dateUtc="2026-04-05T20:50:00Z">
        <w:r>
          <w:rPr>
            <w:lang w:val="ru-RU"/>
          </w:rPr>
          <w:t xml:space="preserve">1) </w:t>
        </w:r>
      </w:ins>
      <w:ins w:id="526" w:author="Andrey Lartsev [2]" w:date="2026-04-05T21:00:00Z" w16du:dateUtc="2026-04-05T18:00:00Z">
        <w:r w:rsidR="007477F4">
          <w:rPr>
            <w:lang w:val="ru-RU"/>
          </w:rPr>
          <w:t xml:space="preserve">возможность выполнять </w:t>
        </w:r>
      </w:ins>
      <w:ins w:id="527" w:author="Andrey Lartsev [2]" w:date="2026-04-05T21:02:00Z" w16du:dateUtc="2026-04-05T18:02:00Z">
        <w:r w:rsidR="007477F4">
          <w:rPr>
            <w:lang w:val="ru-RU"/>
          </w:rPr>
          <w:t>скрипты обновления</w:t>
        </w:r>
      </w:ins>
      <w:ins w:id="528" w:author="Andrey Lartsev [2]" w:date="2026-04-05T21:00:00Z" w16du:dateUtc="2026-04-05T18:00:00Z">
        <w:r w:rsidR="007477F4">
          <w:rPr>
            <w:lang w:val="ru-RU"/>
          </w:rPr>
          <w:t xml:space="preserve"> без остановки системы и даже </w:t>
        </w:r>
      </w:ins>
      <w:ins w:id="529" w:author="Andrey Lartsev [2]" w:date="2026-04-05T21:01:00Z" w16du:dateUtc="2026-04-05T18:01:00Z">
        <w:r w:rsidR="007477F4">
          <w:rPr>
            <w:lang w:val="ru-RU"/>
          </w:rPr>
          <w:t>при определенной дисциплине</w:t>
        </w:r>
      </w:ins>
      <w:ins w:id="530" w:author="Andrey Lartsev [2]" w:date="2026-04-05T21:02:00Z" w16du:dateUtc="2026-04-05T18:02:00Z">
        <w:r w:rsidR="007477F4">
          <w:rPr>
            <w:lang w:val="ru-RU"/>
          </w:rPr>
          <w:t xml:space="preserve"> </w:t>
        </w:r>
      </w:ins>
      <w:ins w:id="531" w:author="Andrey Lartsev [2]" w:date="2026-04-05T23:50:00Z" w16du:dateUtc="2026-04-05T20:50:00Z">
        <w:r>
          <w:rPr>
            <w:lang w:val="ru-RU"/>
          </w:rPr>
          <w:t xml:space="preserve">2) </w:t>
        </w:r>
      </w:ins>
      <w:ins w:id="532" w:author="Andrey Lartsev [2]" w:date="2026-04-05T21:00:00Z" w16du:dateUtc="2026-04-05T18:00:00Z">
        <w:r w:rsidR="007477F4">
          <w:rPr>
            <w:lang w:val="ru-RU"/>
          </w:rPr>
          <w:t>параллельной работы двух версий</w:t>
        </w:r>
      </w:ins>
      <w:ins w:id="533" w:author="Andrey Lartsev [2]" w:date="2026-04-05T21:02:00Z" w16du:dateUtc="2026-04-05T18:02:00Z">
        <w:r w:rsidR="007477F4">
          <w:rPr>
            <w:lang w:val="ru-RU"/>
          </w:rPr>
          <w:t xml:space="preserve"> Системы</w:t>
        </w:r>
      </w:ins>
      <w:ins w:id="534" w:author="Andrey Lartsev [2]" w:date="2026-04-05T21:00:00Z" w16du:dateUtc="2026-04-05T18:00:00Z">
        <w:r w:rsidR="007477F4" w:rsidRPr="007477F4">
          <w:rPr>
            <w:lang w:val="ru-RU"/>
            <w:rPrChange w:id="535" w:author="Andrey Lartsev [2]" w:date="2026-04-05T21:00:00Z" w16du:dateUtc="2026-04-05T18:00:00Z">
              <w:rPr/>
            </w:rPrChange>
          </w:rPr>
          <w:t xml:space="preserve"> </w:t>
        </w:r>
        <w:r w:rsidR="007477F4">
          <w:rPr>
            <w:lang w:val="ru-RU"/>
          </w:rPr>
          <w:t>новой и ст</w:t>
        </w:r>
      </w:ins>
      <w:ins w:id="536" w:author="Andrey Lartsev [2]" w:date="2026-04-05T21:01:00Z" w16du:dateUtc="2026-04-05T18:01:00Z">
        <w:r w:rsidR="007477F4">
          <w:rPr>
            <w:lang w:val="ru-RU"/>
          </w:rPr>
          <w:t>арой на одном экземпляре базы данных</w:t>
        </w:r>
      </w:ins>
      <w:ins w:id="537" w:author="Andrey Lartsev [2]" w:date="2026-04-05T21:00:00Z" w16du:dateUtc="2026-04-05T18:00:00Z">
        <w:r w:rsidR="007477F4" w:rsidRPr="007477F4">
          <w:rPr>
            <w:lang w:val="ru-RU"/>
            <w:rPrChange w:id="538" w:author="Andrey Lartsev [2]" w:date="2026-04-05T21:00:00Z" w16du:dateUtc="2026-04-05T18:00:00Z">
              <w:rPr/>
            </w:rPrChange>
          </w:rPr>
          <w:t>;</w:t>
        </w:r>
      </w:ins>
    </w:p>
    <w:p w14:paraId="36489E39" w14:textId="56AF816A" w:rsidR="007477F4" w:rsidRPr="00F103C8" w:rsidDel="003C5017" w:rsidRDefault="003C5017" w:rsidP="00F103C8">
      <w:pPr>
        <w:pStyle w:val="NormalWeb"/>
        <w:numPr>
          <w:ilvl w:val="0"/>
          <w:numId w:val="1"/>
        </w:numPr>
        <w:rPr>
          <w:del w:id="539" w:author="Andrey Lartsev [2]" w:date="2026-04-05T21:04:00Z" w16du:dateUtc="2026-04-05T18:04:00Z"/>
          <w:lang w:val="ru-RU"/>
        </w:rPr>
        <w:pPrChange w:id="540" w:author="Andrey Lartsev [2]" w:date="2026-04-05T23:58:00Z" w16du:dateUtc="2026-04-05T20:58:00Z">
          <w:pPr>
            <w:pStyle w:val="Heading1"/>
          </w:pPr>
        </w:pPrChange>
      </w:pPr>
      <w:ins w:id="541" w:author="Andrey Lartsev [2]" w:date="2026-04-05T21:08:00Z" w16du:dateUtc="2026-04-05T18:08:00Z">
        <w:r w:rsidRPr="00F103C8">
          <w:rPr>
            <w:lang w:val="ru-RU"/>
          </w:rPr>
          <w:t xml:space="preserve">Трекинг </w:t>
        </w:r>
      </w:ins>
      <w:ins w:id="542" w:author="Andrey Lartsev [2]" w:date="2026-04-05T21:12:00Z" w16du:dateUtc="2026-04-05T18:12:00Z">
        <w:r w:rsidRPr="00F103C8">
          <w:rPr>
            <w:lang w:val="ru-RU"/>
          </w:rPr>
          <w:t>изменений</w:t>
        </w:r>
      </w:ins>
      <w:ins w:id="543" w:author="Andrey Lartsev [2]" w:date="2026-04-05T21:08:00Z" w16du:dateUtc="2026-04-05T18:08:00Z">
        <w:r w:rsidRPr="00F103C8">
          <w:rPr>
            <w:lang w:val="ru-RU"/>
          </w:rPr>
          <w:t xml:space="preserve"> на уровне каждой схемы</w:t>
        </w:r>
      </w:ins>
      <w:ins w:id="544" w:author="Andrey Lartsev [2]" w:date="2026-04-05T21:12:00Z" w16du:dateUtc="2026-04-05T18:12:00Z">
        <w:r w:rsidRPr="00F103C8">
          <w:rPr>
            <w:lang w:val="ru-RU"/>
            <w:rPrChange w:id="545" w:author="Andrey Lartsev [2]" w:date="2026-04-05T23:58:00Z" w16du:dateUtc="2026-04-05T20:58:00Z">
              <w:rPr/>
            </w:rPrChange>
          </w:rPr>
          <w:t>,</w:t>
        </w:r>
        <w:r w:rsidRPr="00F103C8">
          <w:rPr>
            <w:lang w:val="ru-RU"/>
          </w:rPr>
          <w:t xml:space="preserve"> не на уровне всей</w:t>
        </w:r>
      </w:ins>
      <w:ins w:id="546" w:author="Andrey Lartsev [2]" w:date="2026-04-05T21:08:00Z" w16du:dateUtc="2026-04-05T18:08:00Z">
        <w:r w:rsidRPr="00F103C8">
          <w:rPr>
            <w:lang w:val="ru-RU"/>
          </w:rPr>
          <w:t xml:space="preserve"> баз</w:t>
        </w:r>
      </w:ins>
      <w:ins w:id="547" w:author="Andrey Lartsev [2]" w:date="2026-04-05T21:12:00Z" w16du:dateUtc="2026-04-05T18:12:00Z">
        <w:r w:rsidRPr="00F103C8">
          <w:rPr>
            <w:lang w:val="ru-RU"/>
          </w:rPr>
          <w:t>ы</w:t>
        </w:r>
      </w:ins>
      <w:ins w:id="548" w:author="Andrey Lartsev [2]" w:date="2026-04-05T21:08:00Z" w16du:dateUtc="2026-04-05T18:08:00Z">
        <w:r w:rsidRPr="00F103C8">
          <w:rPr>
            <w:lang w:val="ru-RU"/>
          </w:rPr>
          <w:t xml:space="preserve"> данн</w:t>
        </w:r>
      </w:ins>
      <w:ins w:id="549" w:author="Andrey Lartsev [2]" w:date="2026-04-05T23:58:00Z" w16du:dateUtc="2026-04-05T20:58:00Z">
        <w:r w:rsidR="00F103C8" w:rsidRPr="00F103C8">
          <w:rPr>
            <w:lang w:val="ru-RU"/>
          </w:rPr>
          <w:t>ых</w:t>
        </w:r>
        <w:r w:rsidR="00F103C8" w:rsidRPr="00F103C8">
          <w:rPr>
            <w:lang w:val="ru-RU"/>
            <w:rPrChange w:id="550" w:author="Andrey Lartsev [2]" w:date="2026-04-05T23:58:00Z" w16du:dateUtc="2026-04-05T20:58:00Z">
              <w:rPr/>
            </w:rPrChange>
          </w:rPr>
          <w:t>;</w:t>
        </w:r>
      </w:ins>
    </w:p>
    <w:p w14:paraId="6E7CAEFE" w14:textId="77777777" w:rsidR="003C5017" w:rsidRPr="003C5017" w:rsidRDefault="003C5017" w:rsidP="00F103C8">
      <w:pPr>
        <w:pStyle w:val="NormalWeb"/>
        <w:rPr>
          <w:ins w:id="551" w:author="Andrey Lartsev [2]" w:date="2026-04-05T21:04:00Z" w16du:dateUtc="2026-04-05T18:04:00Z"/>
          <w:lang w:val="ru-RU"/>
        </w:rPr>
        <w:pPrChange w:id="552" w:author="Andrey Lartsev [2]" w:date="2026-04-05T23:58:00Z" w16du:dateUtc="2026-04-05T20:58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09AF22D4" w14:textId="28165A27" w:rsidR="00B86347" w:rsidDel="007477F4" w:rsidRDefault="00B86347" w:rsidP="00B40411">
      <w:pPr>
        <w:pStyle w:val="NormalWeb"/>
        <w:numPr>
          <w:ilvl w:val="1"/>
          <w:numId w:val="1"/>
        </w:numPr>
        <w:rPr>
          <w:ins w:id="553" w:author="Andrey Lartsev" w:date="2026-03-04T12:36:00Z"/>
          <w:del w:id="554" w:author="Andrey Lartsev [2]" w:date="2026-04-05T21:03:00Z" w16du:dateUtc="2026-04-05T18:03:00Z"/>
          <w:lang w:val="ru-RU"/>
        </w:rPr>
      </w:pPr>
      <w:ins w:id="555" w:author="Andrey Lartsev" w:date="2026-03-04T12:36:00Z">
        <w:del w:id="556" w:author="Andrey Lartsev [2]" w:date="2026-04-05T21:03:00Z" w16du:dateUtc="2026-04-05T18:03:00Z">
          <w:r w:rsidDel="007477F4">
            <w:rPr>
              <w:lang w:val="ru-RU"/>
            </w:rPr>
            <w:delText>Вместо создания отдельны</w:delText>
          </w:r>
        </w:del>
      </w:ins>
      <w:ins w:id="557" w:author="Andrey Lartsev" w:date="2026-03-04T12:38:00Z">
        <w:del w:id="558" w:author="Andrey Lartsev [2]" w:date="2026-04-05T21:03:00Z" w16du:dateUtc="2026-04-05T18:03:00Z">
          <w:r w:rsidR="00F37451" w:rsidDel="007477F4">
            <w:rPr>
              <w:lang w:val="ru-RU"/>
            </w:rPr>
            <w:delText>х</w:delText>
          </w:r>
        </w:del>
      </w:ins>
      <w:ins w:id="559" w:author="Andrey Lartsev" w:date="2026-03-04T12:36:00Z">
        <w:del w:id="560" w:author="Andrey Lartsev [2]" w:date="2026-04-05T21:03:00Z" w16du:dateUtc="2026-04-05T18:03:00Z">
          <w:r w:rsidDel="007477F4">
            <w:rPr>
              <w:lang w:val="ru-RU"/>
            </w:rPr>
            <w:delText xml:space="preserve"> скриптов на откат к</w:delText>
          </w:r>
        </w:del>
      </w:ins>
      <w:ins w:id="561" w:author="Andrey Lartsev" w:date="2026-03-04T12:37:00Z">
        <w:del w:id="562" w:author="Andrey Lartsev [2]" w:date="2026-04-05T21:03:00Z" w16du:dateUtc="2026-04-05T18:03:00Z">
          <w:r w:rsidDel="007477F4">
            <w:rPr>
              <w:lang w:val="ru-RU"/>
            </w:rPr>
            <w:delText>аждого версионированного скрипта</w:delText>
          </w:r>
          <w:r w:rsidRPr="00B86347" w:rsidDel="007477F4">
            <w:rPr>
              <w:lang w:val="ru-RU"/>
              <w:rPrChange w:id="563" w:author="Andrey Lartsev" w:date="2026-03-04T12:37:00Z">
                <w:rPr/>
              </w:rPrChange>
            </w:rPr>
            <w:delText xml:space="preserve">, </w:delText>
          </w:r>
          <w:r w:rsidDel="007477F4">
            <w:rPr>
              <w:lang w:val="ru-RU"/>
            </w:rPr>
            <w:delText xml:space="preserve">выпускать </w:delText>
          </w:r>
        </w:del>
        <w:del w:id="564" w:author="Andrey Lartsev [2]" w:date="2026-03-05T16:00:00Z">
          <w:r w:rsidRPr="00B86347" w:rsidDel="00F81F07">
            <w:rPr>
              <w:lang w:val="ru-RU"/>
              <w:rPrChange w:id="565" w:author="Andrey Lartsev" w:date="2026-03-04T12:37:00Z">
                <w:rPr/>
              </w:rPrChange>
            </w:rPr>
            <w:delText>‘</w:delText>
          </w:r>
        </w:del>
        <w:del w:id="566" w:author="Andrey Lartsev [2]" w:date="2026-04-05T21:03:00Z" w16du:dateUtc="2026-04-05T18:03:00Z">
          <w:r w:rsidDel="007477F4">
            <w:rPr>
              <w:lang w:val="ru-RU"/>
            </w:rPr>
            <w:delText>исправления</w:delText>
          </w:r>
        </w:del>
        <w:del w:id="567" w:author="Andrey Lartsev [2]" w:date="2026-03-05T16:00:00Z">
          <w:r w:rsidRPr="00B86347" w:rsidDel="00F81F07">
            <w:rPr>
              <w:lang w:val="ru-RU"/>
              <w:rPrChange w:id="568" w:author="Andrey Lartsev" w:date="2026-03-04T12:37:00Z">
                <w:rPr/>
              </w:rPrChange>
            </w:rPr>
            <w:delText>’</w:delText>
          </w:r>
        </w:del>
        <w:del w:id="569" w:author="Andrey Lartsev [2]" w:date="2026-04-05T21:03:00Z" w16du:dateUtc="2026-04-05T18:03:00Z">
          <w:r w:rsidDel="007477F4">
            <w:rPr>
              <w:lang w:val="ru-RU"/>
            </w:rPr>
            <w:delText xml:space="preserve"> как следующую версию</w:delText>
          </w:r>
          <w:r w:rsidRPr="00B86347" w:rsidDel="007477F4">
            <w:rPr>
              <w:lang w:val="ru-RU"/>
              <w:rPrChange w:id="570" w:author="Andrey Lartsev" w:date="2026-03-04T12:37:00Z">
                <w:rPr/>
              </w:rPrChange>
            </w:rPr>
            <w:delText>;</w:delText>
          </w:r>
        </w:del>
      </w:ins>
    </w:p>
    <w:p w14:paraId="64D3EC4C" w14:textId="2DFBB317" w:rsidR="004F4200" w:rsidDel="007477F4" w:rsidRDefault="00B40411" w:rsidP="00B40411">
      <w:pPr>
        <w:pStyle w:val="NormalWeb"/>
        <w:numPr>
          <w:ilvl w:val="1"/>
          <w:numId w:val="1"/>
        </w:numPr>
        <w:rPr>
          <w:ins w:id="571" w:author="Andrey Lartsev" w:date="2026-03-04T12:32:00Z"/>
          <w:del w:id="572" w:author="Andrey Lartsev [2]" w:date="2026-04-05T21:03:00Z" w16du:dateUtc="2026-04-05T18:03:00Z"/>
          <w:lang w:val="ru-RU"/>
        </w:rPr>
      </w:pPr>
      <w:ins w:id="573" w:author="Andrey Lartsev" w:date="2026-03-04T12:27:00Z">
        <w:del w:id="574" w:author="Andrey Lartsev [2]" w:date="2026-04-05T21:03:00Z" w16du:dateUtc="2026-04-05T18:03:00Z">
          <w:r w:rsidDel="007477F4">
            <w:rPr>
              <w:lang w:val="ru-RU"/>
            </w:rPr>
            <w:delText xml:space="preserve">Откат </w:delText>
          </w:r>
        </w:del>
      </w:ins>
      <w:ins w:id="575" w:author="Andrey Lartsev" w:date="2026-03-04T12:30:00Z">
        <w:del w:id="576" w:author="Andrey Lartsev [2]" w:date="2026-04-05T21:03:00Z" w16du:dateUtc="2026-04-05T18:03:00Z">
          <w:r w:rsidR="0066128C" w:rsidDel="007477F4">
            <w:rPr>
              <w:lang w:val="ru-RU"/>
            </w:rPr>
            <w:delText xml:space="preserve">неудачных </w:delText>
          </w:r>
        </w:del>
      </w:ins>
      <w:ins w:id="577" w:author="Andrey Lartsev" w:date="2026-03-04T12:27:00Z">
        <w:del w:id="578" w:author="Andrey Lartsev [2]" w:date="2026-04-05T21:03:00Z" w16du:dateUtc="2026-04-05T18:03:00Z">
          <w:r w:rsidDel="007477F4">
            <w:rPr>
              <w:lang w:val="ru-RU"/>
            </w:rPr>
            <w:delText xml:space="preserve">изменений </w:delText>
          </w:r>
        </w:del>
      </w:ins>
      <w:ins w:id="579" w:author="Andrey Lartsev" w:date="2026-03-04T12:30:00Z">
        <w:del w:id="580" w:author="Andrey Lartsev [2]" w:date="2026-04-05T21:03:00Z" w16du:dateUtc="2026-04-05T18:03:00Z">
          <w:r w:rsidR="0066128C" w:rsidDel="007477F4">
            <w:rPr>
              <w:lang w:val="ru-RU"/>
            </w:rPr>
            <w:delText>в новом скрипте,</w:delText>
          </w:r>
        </w:del>
      </w:ins>
      <w:ins w:id="581" w:author="Andrey Lartsev" w:date="2026-03-04T12:28:00Z">
        <w:del w:id="582" w:author="Andrey Lartsev [2]" w:date="2026-04-05T21:03:00Z" w16du:dateUtc="2026-04-05T18:03:00Z">
          <w:r w:rsidR="00305B6D" w:rsidDel="007477F4">
            <w:rPr>
              <w:lang w:val="ru-RU"/>
            </w:rPr>
            <w:delText xml:space="preserve"> </w:delText>
          </w:r>
        </w:del>
      </w:ins>
      <w:ins w:id="583" w:author="Andrey Lartsev" w:date="2026-03-04T12:29:00Z">
        <w:del w:id="584" w:author="Andrey Lartsev [2]" w:date="2026-04-05T21:03:00Z" w16du:dateUtc="2026-04-05T18:03:00Z">
          <w:r w:rsidR="005B309F" w:rsidDel="007477F4">
            <w:rPr>
              <w:lang w:val="ru-RU"/>
            </w:rPr>
            <w:delText>применяемом</w:delText>
          </w:r>
        </w:del>
      </w:ins>
      <w:ins w:id="585" w:author="Andrey Lartsev" w:date="2026-03-04T12:28:00Z">
        <w:del w:id="586" w:author="Andrey Lartsev [2]" w:date="2026-04-05T21:03:00Z" w16du:dateUtc="2026-04-05T18:03:00Z">
          <w:r w:rsidR="00305B6D" w:rsidDel="007477F4">
            <w:rPr>
              <w:lang w:val="ru-RU"/>
            </w:rPr>
            <w:delText xml:space="preserve"> поверх уже примененных скриптов</w:delText>
          </w:r>
        </w:del>
      </w:ins>
      <w:ins w:id="587" w:author="Andrey Lartsev" w:date="2026-03-04T12:32:00Z">
        <w:del w:id="588" w:author="Andrey Lartsev [2]" w:date="2026-04-05T21:03:00Z" w16du:dateUtc="2026-04-05T18:03:00Z">
          <w:r w:rsidR="004F4200" w:rsidRPr="00E84C33" w:rsidDel="007477F4">
            <w:rPr>
              <w:lang w:val="ru-RU"/>
            </w:rPr>
            <w:delText xml:space="preserve">; </w:delText>
          </w:r>
          <w:r w:rsidR="004F4200" w:rsidDel="007477F4">
            <w:rPr>
              <w:lang w:val="ru-RU"/>
            </w:rPr>
            <w:delText>используется</w:delText>
          </w:r>
        </w:del>
      </w:ins>
      <w:ins w:id="589" w:author="Andrey Lartsev" w:date="2026-03-04T12:28:00Z">
        <w:del w:id="590" w:author="Andrey Lartsev [2]" w:date="2026-04-05T21:03:00Z" w16du:dateUtc="2026-04-05T18:03:00Z">
          <w:r w:rsidR="005B309F" w:rsidDel="007477F4">
            <w:rPr>
              <w:lang w:val="ru-RU"/>
            </w:rPr>
            <w:delText xml:space="preserve"> тол</w:delText>
          </w:r>
        </w:del>
      </w:ins>
      <w:ins w:id="591" w:author="Andrey Lartsev" w:date="2026-03-04T12:29:00Z">
        <w:del w:id="592" w:author="Andrey Lartsev [2]" w:date="2026-04-05T21:03:00Z" w16du:dateUtc="2026-04-05T18:03:00Z">
          <w:r w:rsidR="005B309F" w:rsidDel="007477F4">
            <w:rPr>
              <w:lang w:val="ru-RU"/>
            </w:rPr>
            <w:delText>ько в тестовом окружении</w:delText>
          </w:r>
        </w:del>
      </w:ins>
      <w:ins w:id="593" w:author="Andrey Lartsev" w:date="2026-03-04T12:38:00Z">
        <w:del w:id="594" w:author="Andrey Lartsev [2]" w:date="2026-04-05T21:03:00Z" w16du:dateUtc="2026-04-05T18:03:00Z">
          <w:r w:rsidR="002F2277" w:rsidDel="007477F4">
            <w:rPr>
              <w:lang w:val="ru-RU"/>
            </w:rPr>
            <w:delText xml:space="preserve"> для исправления багов</w:delText>
          </w:r>
        </w:del>
      </w:ins>
      <w:ins w:id="595" w:author="Andrey Lartsev" w:date="2026-03-04T12:39:00Z">
        <w:del w:id="596" w:author="Andrey Lartsev [2]" w:date="2026-04-05T21:03:00Z" w16du:dateUtc="2026-04-05T18:03:00Z">
          <w:r w:rsidR="002F2277" w:rsidDel="007477F4">
            <w:rPr>
              <w:lang w:val="ru-RU"/>
            </w:rPr>
            <w:delText xml:space="preserve"> найденных в рамках тестирования уже после успешного применения всех скриптов</w:delText>
          </w:r>
          <w:r w:rsidR="000F28CD" w:rsidRPr="000F28CD" w:rsidDel="007477F4">
            <w:rPr>
              <w:lang w:val="ru-RU"/>
              <w:rPrChange w:id="597" w:author="Andrey Lartsev" w:date="2026-03-04T12:39:00Z">
                <w:rPr/>
              </w:rPrChange>
            </w:rPr>
            <w:delText xml:space="preserve">, </w:delText>
          </w:r>
          <w:r w:rsidR="002F2277" w:rsidDel="007477F4">
            <w:rPr>
              <w:lang w:val="ru-RU"/>
            </w:rPr>
            <w:delText>поднятия системы</w:delText>
          </w:r>
          <w:r w:rsidR="000F28CD" w:rsidRPr="000F28CD" w:rsidDel="007477F4">
            <w:rPr>
              <w:lang w:val="ru-RU"/>
              <w:rPrChange w:id="598" w:author="Andrey Lartsev" w:date="2026-03-04T12:39:00Z">
                <w:rPr/>
              </w:rPrChange>
            </w:rPr>
            <w:delText xml:space="preserve"> </w:delText>
          </w:r>
        </w:del>
      </w:ins>
      <w:ins w:id="599" w:author="Andrey Lartsev" w:date="2026-03-04T12:40:00Z">
        <w:del w:id="600" w:author="Andrey Lartsev [2]" w:date="2026-04-05T21:03:00Z" w16du:dateUtc="2026-04-05T18:03:00Z">
          <w:r w:rsidR="000F28CD" w:rsidDel="007477F4">
            <w:rPr>
              <w:lang w:val="ru-RU"/>
            </w:rPr>
            <w:delText>и проведения смоук теста</w:delText>
          </w:r>
        </w:del>
      </w:ins>
      <w:ins w:id="601" w:author="Andrey Lartsev" w:date="2026-03-04T12:33:00Z">
        <w:del w:id="602" w:author="Andrey Lartsev [2]" w:date="2026-04-05T21:03:00Z" w16du:dateUtc="2026-04-05T18:03:00Z">
          <w:r w:rsidR="004F4200" w:rsidRPr="004F4200" w:rsidDel="007477F4">
            <w:rPr>
              <w:lang w:val="ru-RU"/>
              <w:rPrChange w:id="603" w:author="Andrey Lartsev" w:date="2026-03-04T12:33:00Z">
                <w:rPr/>
              </w:rPrChange>
            </w:rPr>
            <w:delText>;</w:delText>
          </w:r>
        </w:del>
      </w:ins>
    </w:p>
    <w:p w14:paraId="5B9D836F" w14:textId="7A75B83C" w:rsidR="00B40411" w:rsidDel="003C5017" w:rsidRDefault="004F4200" w:rsidP="00B40411">
      <w:pPr>
        <w:pStyle w:val="NormalWeb"/>
        <w:numPr>
          <w:ilvl w:val="1"/>
          <w:numId w:val="1"/>
        </w:numPr>
        <w:rPr>
          <w:ins w:id="604" w:author="Andrey Lartsev" w:date="2026-03-04T12:40:00Z"/>
          <w:del w:id="605" w:author="Andrey Lartsev [2]" w:date="2026-04-05T21:04:00Z" w16du:dateUtc="2026-04-05T18:04:00Z"/>
          <w:lang w:val="ru-RU"/>
        </w:rPr>
      </w:pPr>
      <w:ins w:id="606" w:author="Andrey Lartsev" w:date="2026-03-04T12:32:00Z">
        <w:del w:id="607" w:author="Andrey Lartsev [2]" w:date="2026-04-05T21:04:00Z" w16du:dateUtc="2026-04-05T18:04:00Z">
          <w:r w:rsidDel="003C5017">
            <w:rPr>
              <w:lang w:val="ru-RU"/>
            </w:rPr>
            <w:delText>В релизе о</w:delText>
          </w:r>
        </w:del>
      </w:ins>
      <w:ins w:id="608" w:author="Andrey Lartsev" w:date="2026-03-04T12:29:00Z">
        <w:del w:id="609" w:author="Andrey Lartsev [2]" w:date="2026-04-05T21:04:00Z" w16du:dateUtc="2026-04-05T18:04:00Z">
          <w:r w:rsidR="0066128C" w:rsidDel="003C5017">
            <w:rPr>
              <w:lang w:val="ru-RU"/>
            </w:rPr>
            <w:delText>ба скрипта (и ошибочный и его откат</w:delText>
          </w:r>
        </w:del>
      </w:ins>
      <w:ins w:id="610" w:author="Andrey Lartsev" w:date="2026-03-04T12:32:00Z">
        <w:del w:id="611" w:author="Andrey Lartsev [2]" w:date="2026-04-05T21:04:00Z" w16du:dateUtc="2026-04-05T18:04:00Z">
          <w:r w:rsidDel="003C5017">
            <w:rPr>
              <w:lang w:val="ru-RU"/>
            </w:rPr>
            <w:delText>)</w:delText>
          </w:r>
        </w:del>
      </w:ins>
      <w:ins w:id="612" w:author="Andrey Lartsev" w:date="2026-03-04T12:29:00Z">
        <w:del w:id="613" w:author="Andrey Lartsev [2]" w:date="2026-04-05T21:04:00Z" w16du:dateUtc="2026-04-05T18:04:00Z">
          <w:r w:rsidR="0066128C" w:rsidDel="003C5017">
            <w:rPr>
              <w:lang w:val="ru-RU"/>
            </w:rPr>
            <w:delText xml:space="preserve"> удаляются</w:delText>
          </w:r>
        </w:del>
      </w:ins>
      <w:ins w:id="614" w:author="Andrey Lartsev" w:date="2026-03-04T12:30:00Z">
        <w:del w:id="615" w:author="Andrey Lartsev [2]" w:date="2026-04-05T21:04:00Z" w16du:dateUtc="2026-04-05T18:04:00Z">
          <w:r w:rsidR="005B53D6" w:rsidRPr="005B53D6" w:rsidDel="003C5017">
            <w:rPr>
              <w:lang w:val="ru-RU"/>
              <w:rPrChange w:id="616" w:author="Andrey Lartsev" w:date="2026-03-04T12:30:00Z">
                <w:rPr/>
              </w:rPrChange>
            </w:rPr>
            <w:delText>;</w:delText>
          </w:r>
        </w:del>
      </w:ins>
    </w:p>
    <w:p w14:paraId="2C04C611" w14:textId="511E5073" w:rsidR="00637DEB" w:rsidDel="003C5017" w:rsidRDefault="00637DEB" w:rsidP="00B40411">
      <w:pPr>
        <w:pStyle w:val="NormalWeb"/>
        <w:numPr>
          <w:ilvl w:val="1"/>
          <w:numId w:val="1"/>
        </w:numPr>
        <w:rPr>
          <w:ins w:id="617" w:author="Andrey Lartsev" w:date="2026-03-04T12:47:00Z"/>
          <w:del w:id="618" w:author="Andrey Lartsev [2]" w:date="2026-04-05T21:04:00Z" w16du:dateUtc="2026-04-05T18:04:00Z"/>
          <w:lang w:val="ru-RU"/>
        </w:rPr>
      </w:pPr>
      <w:ins w:id="619" w:author="Andrey Lartsev" w:date="2026-03-04T12:45:00Z">
        <w:del w:id="620" w:author="Andrey Lartsev [2]" w:date="2026-04-05T21:04:00Z" w16du:dateUtc="2026-04-05T18:04:00Z">
          <w:r w:rsidDel="003C5017">
            <w:rPr>
              <w:lang w:val="ru-RU"/>
            </w:rPr>
            <w:delText xml:space="preserve">В тестовом окружении (где нет </w:delText>
          </w:r>
        </w:del>
      </w:ins>
      <w:ins w:id="621" w:author="Andrey Lartsev" w:date="2026-03-04T12:46:00Z">
        <w:del w:id="622" w:author="Andrey Lartsev [2]" w:date="2026-04-05T21:04:00Z" w16du:dateUtc="2026-04-05T18:04:00Z">
          <w:r w:rsidR="004208B1" w:rsidDel="003C5017">
            <w:rPr>
              <w:lang w:val="ru-RU"/>
            </w:rPr>
            <w:delText xml:space="preserve">большого количества </w:delText>
          </w:r>
        </w:del>
      </w:ins>
      <w:ins w:id="623" w:author="Andrey Lartsev" w:date="2026-03-04T12:47:00Z">
        <w:del w:id="624" w:author="Andrey Lartsev [2]" w:date="2026-04-05T21:04:00Z" w16du:dateUtc="2026-04-05T18:04:00Z">
          <w:r w:rsidR="00A241DA" w:rsidDel="003C5017">
            <w:rPr>
              <w:lang w:val="ru-RU"/>
            </w:rPr>
            <w:delText>данных) перед</w:delText>
          </w:r>
        </w:del>
      </w:ins>
      <w:ins w:id="625" w:author="Andrey Lartsev" w:date="2026-03-04T12:46:00Z">
        <w:del w:id="626" w:author="Andrey Lartsev [2]" w:date="2026-04-05T21:04:00Z" w16du:dateUtc="2026-04-05T18:04:00Z">
          <w:r w:rsidR="004208B1" w:rsidDel="003C5017">
            <w:rPr>
              <w:lang w:val="ru-RU"/>
            </w:rPr>
            <w:delText xml:space="preserve"> применением миграций создается бэкап БД</w:delText>
          </w:r>
          <w:r w:rsidR="004208B1" w:rsidRPr="004208B1" w:rsidDel="003C5017">
            <w:rPr>
              <w:lang w:val="ru-RU"/>
              <w:rPrChange w:id="627" w:author="Andrey Lartsev" w:date="2026-03-04T12:46:00Z">
                <w:rPr/>
              </w:rPrChange>
            </w:rPr>
            <w:delText>;</w:delText>
          </w:r>
        </w:del>
      </w:ins>
    </w:p>
    <w:p w14:paraId="4DD9CFAB" w14:textId="3774208A" w:rsidR="001A4290" w:rsidRPr="00E84C33" w:rsidDel="003C5017" w:rsidRDefault="00A241DA">
      <w:pPr>
        <w:pStyle w:val="NormalWeb"/>
        <w:numPr>
          <w:ilvl w:val="1"/>
          <w:numId w:val="1"/>
        </w:numPr>
        <w:rPr>
          <w:del w:id="628" w:author="Andrey Lartsev [2]" w:date="2026-04-05T21:04:00Z" w16du:dateUtc="2026-04-05T18:04:00Z"/>
          <w:lang w:val="ru-RU"/>
        </w:rPr>
        <w:pPrChange w:id="629" w:author="Andrey Lartsev" w:date="2026-03-04T12:49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630" w:author="Andrey Lartsev" w:date="2026-03-04T12:47:00Z">
        <w:del w:id="631" w:author="Andrey Lartsev [2]" w:date="2026-04-05T21:04:00Z" w16du:dateUtc="2026-04-05T18:04:00Z">
          <w:r w:rsidDel="003C5017">
            <w:rPr>
              <w:lang w:val="ru-RU"/>
            </w:rPr>
            <w:delText xml:space="preserve">Для промышленного окружения </w:delText>
          </w:r>
          <w:r w:rsidR="002D7FCF" w:rsidDel="003C5017">
            <w:rPr>
              <w:lang w:val="ru-RU"/>
            </w:rPr>
            <w:delText xml:space="preserve">применяется подход с </w:delText>
          </w:r>
          <w:r w:rsidR="002D7FCF" w:rsidRPr="002D7FCF" w:rsidDel="003C5017">
            <w:rPr>
              <w:lang w:val="ru-RU"/>
              <w:rPrChange w:id="632" w:author="Andrey Lartsev" w:date="2026-03-04T12:47:00Z">
                <w:rPr/>
              </w:rPrChange>
            </w:rPr>
            <w:delText>‘</w:delText>
          </w:r>
        </w:del>
      </w:ins>
      <w:ins w:id="633" w:author="Andrey Lartsev" w:date="2026-03-04T12:48:00Z">
        <w:del w:id="634" w:author="Andrey Lartsev [2]" w:date="2026-04-05T21:04:00Z" w16du:dateUtc="2026-04-05T18:04:00Z">
          <w:r w:rsidR="00536959" w:rsidDel="003C5017">
            <w:rPr>
              <w:lang w:val="ru-RU"/>
            </w:rPr>
            <w:delText>не ломающими</w:delText>
          </w:r>
        </w:del>
      </w:ins>
      <w:ins w:id="635" w:author="Andrey Lartsev" w:date="2026-03-04T12:47:00Z">
        <w:del w:id="636" w:author="Andrey Lartsev [2]" w:date="2026-04-05T21:04:00Z" w16du:dateUtc="2026-04-05T18:04:00Z">
          <w:r w:rsidR="002D7FCF" w:rsidDel="003C5017">
            <w:rPr>
              <w:lang w:val="ru-RU"/>
            </w:rPr>
            <w:delText xml:space="preserve"> изменениями</w:delText>
          </w:r>
          <w:r w:rsidR="002D7FCF" w:rsidRPr="002D7FCF" w:rsidDel="003C5017">
            <w:rPr>
              <w:lang w:val="ru-RU"/>
              <w:rPrChange w:id="637" w:author="Andrey Lartsev" w:date="2026-03-04T12:47:00Z">
                <w:rPr/>
              </w:rPrChange>
            </w:rPr>
            <w:delText>’</w:delText>
          </w:r>
        </w:del>
      </w:ins>
      <w:ins w:id="638" w:author="Andrey Lartsev" w:date="2026-03-04T12:51:00Z">
        <w:del w:id="639" w:author="Andrey Lartsev [2]" w:date="2026-04-05T21:04:00Z" w16du:dateUtc="2026-04-05T18:04:00Z">
          <w:r w:rsidR="00766974" w:rsidRPr="00766974" w:rsidDel="003C5017">
            <w:rPr>
              <w:lang w:val="ru-RU"/>
              <w:rPrChange w:id="640" w:author="Andrey Lartsev" w:date="2026-03-04T12:51:00Z">
                <w:rPr/>
              </w:rPrChange>
            </w:rPr>
            <w:delText xml:space="preserve"> </w:delText>
          </w:r>
          <w:r w:rsidR="00766974" w:rsidDel="003C5017">
            <w:rPr>
              <w:lang w:val="ru-RU"/>
            </w:rPr>
            <w:delText>см ниже</w:delText>
          </w:r>
        </w:del>
      </w:ins>
      <w:ins w:id="641" w:author="Andrey Lartsev" w:date="2026-03-04T12:48:00Z">
        <w:del w:id="642" w:author="Andrey Lartsev [2]" w:date="2026-04-05T21:04:00Z" w16du:dateUtc="2026-04-05T18:04:00Z">
          <w:r w:rsidR="00536959" w:rsidRPr="00536959" w:rsidDel="003C5017">
            <w:rPr>
              <w:lang w:val="ru-RU"/>
              <w:rPrChange w:id="643" w:author="Andrey Lartsev" w:date="2026-03-04T12:48:00Z">
                <w:rPr/>
              </w:rPrChange>
            </w:rPr>
            <w:delText xml:space="preserve">, </w:delText>
          </w:r>
        </w:del>
      </w:ins>
      <w:ins w:id="644" w:author="Andrey Lartsev" w:date="2026-03-04T12:50:00Z">
        <w:del w:id="645" w:author="Andrey Lartsev [2]" w:date="2026-04-05T21:04:00Z" w16du:dateUtc="2026-04-05T18:04:00Z">
          <w:r w:rsidR="00BF2A79" w:rsidDel="003C5017">
            <w:rPr>
              <w:lang w:val="ru-RU"/>
            </w:rPr>
            <w:delText xml:space="preserve">и </w:delText>
          </w:r>
        </w:del>
      </w:ins>
      <w:ins w:id="646" w:author="Andrey Lartsev" w:date="2026-03-04T12:48:00Z">
        <w:del w:id="647" w:author="Andrey Lartsev [2]" w:date="2026-04-05T21:04:00Z" w16du:dateUtc="2026-04-05T18:04:00Z">
          <w:r w:rsidR="00536959" w:rsidDel="003C5017">
            <w:rPr>
              <w:lang w:val="ru-RU"/>
            </w:rPr>
            <w:delText>при необходимости (по запросу Заказчика) создается скрипт отката</w:delText>
          </w:r>
        </w:del>
      </w:ins>
      <w:ins w:id="648" w:author="Andrey Lartsev" w:date="2026-03-04T12:49:00Z">
        <w:del w:id="649" w:author="Andrey Lartsev [2]" w:date="2026-04-05T21:04:00Z" w16du:dateUtc="2026-04-05T18:04:00Z">
          <w:r w:rsidR="0078452D" w:rsidRPr="0078452D" w:rsidDel="003C5017">
            <w:rPr>
              <w:lang w:val="ru-RU"/>
              <w:rPrChange w:id="650" w:author="Andrey Lartsev" w:date="2026-03-04T12:49:00Z">
                <w:rPr/>
              </w:rPrChange>
            </w:rPr>
            <w:delText xml:space="preserve"> </w:delText>
          </w:r>
        </w:del>
      </w:ins>
      <w:ins w:id="651" w:author="Andrey Lartsev" w:date="2026-03-04T12:50:00Z">
        <w:del w:id="652" w:author="Andrey Lartsev [2]" w:date="2026-04-05T21:04:00Z" w16du:dateUtc="2026-04-05T18:04:00Z">
          <w:r w:rsidR="00BF2A79" w:rsidDel="003C5017">
            <w:rPr>
              <w:lang w:val="ru-RU"/>
            </w:rPr>
            <w:delText>перед релизом,</w:delText>
          </w:r>
        </w:del>
      </w:ins>
      <w:ins w:id="653" w:author="Andrey Lartsev" w:date="2026-03-04T12:49:00Z">
        <w:del w:id="654" w:author="Andrey Lartsev [2]" w:date="2026-04-05T21:04:00Z" w16du:dateUtc="2026-04-05T18:04:00Z">
          <w:r w:rsidR="0078452D" w:rsidDel="003C5017">
            <w:rPr>
              <w:lang w:val="ru-RU"/>
            </w:rPr>
            <w:delText xml:space="preserve"> который тестируется </w:delText>
          </w:r>
          <w:r w:rsidR="00BF2A79" w:rsidDel="003C5017">
            <w:rPr>
              <w:lang w:val="ru-RU"/>
            </w:rPr>
            <w:delText xml:space="preserve">на </w:delText>
          </w:r>
        </w:del>
      </w:ins>
      <w:ins w:id="655" w:author="Andrey Lartsev" w:date="2026-03-04T12:50:00Z">
        <w:del w:id="656" w:author="Andrey Lartsev [2]" w:date="2026-04-05T21:04:00Z" w16du:dateUtc="2026-04-05T18:04:00Z">
          <w:r w:rsidR="00447EDF" w:rsidDel="003C5017">
            <w:delText>UAT</w:delText>
          </w:r>
          <w:r w:rsidR="00447EDF" w:rsidRPr="00447EDF" w:rsidDel="003C5017">
            <w:rPr>
              <w:lang w:val="ru-RU"/>
              <w:rPrChange w:id="657" w:author="Andrey Lartsev" w:date="2026-03-04T12:50:00Z">
                <w:rPr/>
              </w:rPrChange>
            </w:rPr>
            <w:delText xml:space="preserve"> </w:delText>
          </w:r>
          <w:r w:rsidR="00447EDF" w:rsidDel="003C5017">
            <w:rPr>
              <w:lang w:val="ru-RU"/>
            </w:rPr>
            <w:delText>окружении Заказчика</w:delText>
          </w:r>
        </w:del>
      </w:ins>
      <w:ins w:id="658" w:author="Andrey Lartsev" w:date="2026-03-04T12:49:00Z">
        <w:del w:id="659" w:author="Andrey Lartsev [2]" w:date="2026-04-05T21:04:00Z" w16du:dateUtc="2026-04-05T18:04:00Z">
          <w:r w:rsidR="00BF2A79" w:rsidRPr="00BF2A79" w:rsidDel="003C5017">
            <w:rPr>
              <w:lang w:val="ru-RU"/>
              <w:rPrChange w:id="660" w:author="Andrey Lartsev" w:date="2026-03-04T12:49:00Z">
                <w:rPr/>
              </w:rPrChange>
            </w:rPr>
            <w:delText>;</w:delText>
          </w:r>
        </w:del>
      </w:ins>
    </w:p>
    <w:p w14:paraId="12D4EFBE" w14:textId="178B2A4C" w:rsidR="006137AA" w:rsidDel="003C5017" w:rsidRDefault="006137AA" w:rsidP="006137AA">
      <w:pPr>
        <w:pStyle w:val="NormalWeb"/>
        <w:numPr>
          <w:ilvl w:val="0"/>
          <w:numId w:val="1"/>
        </w:numPr>
        <w:rPr>
          <w:ins w:id="661" w:author="Andrey Lartsev" w:date="2026-03-04T12:27:00Z"/>
          <w:del w:id="662" w:author="Andrey Lartsev [2]" w:date="2026-04-05T21:04:00Z" w16du:dateUtc="2026-04-05T18:04:00Z"/>
          <w:lang w:val="ru-RU"/>
        </w:rPr>
      </w:pPr>
      <w:del w:id="663" w:author="Andrey Lartsev [2]" w:date="2026-04-05T21:04:00Z" w16du:dateUtc="2026-04-05T18:04:00Z">
        <w:r w:rsidDel="003C5017">
          <w:rPr>
            <w:lang w:val="ru-RU"/>
          </w:rPr>
          <w:delText xml:space="preserve">Возможность применения миграций </w:delText>
        </w:r>
        <w:r w:rsidRPr="002A312D" w:rsidDel="003C5017">
          <w:rPr>
            <w:lang w:val="ru-RU"/>
          </w:rPr>
          <w:delText>‘</w:delText>
        </w:r>
        <w:r w:rsidDel="003C5017">
          <w:rPr>
            <w:lang w:val="ru-RU"/>
          </w:rPr>
          <w:delText>на горячую</w:delText>
        </w:r>
        <w:r w:rsidRPr="002A312D" w:rsidDel="003C5017">
          <w:rPr>
            <w:lang w:val="ru-RU"/>
          </w:rPr>
          <w:delText xml:space="preserve">’ </w:delText>
        </w:r>
        <w:r w:rsidDel="003C5017">
          <w:rPr>
            <w:lang w:val="ru-RU"/>
          </w:rPr>
          <w:delText>на запущенной системе предыдущей версии</w:delText>
        </w:r>
        <w:r w:rsidRPr="002A312D" w:rsidDel="003C5017">
          <w:rPr>
            <w:lang w:val="ru-RU"/>
          </w:rPr>
          <w:delText>;</w:delText>
        </w:r>
      </w:del>
    </w:p>
    <w:p w14:paraId="57DC8570" w14:textId="1BEB1C7F" w:rsidR="00B40411" w:rsidRPr="00B40411" w:rsidDel="003C5017" w:rsidRDefault="00B4041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ins w:id="664" w:author="Andrey Lartsev" w:date="2026-03-04T12:27:00Z"/>
          <w:del w:id="665" w:author="Andrey Lartsev [2]" w:date="2026-04-05T21:04:00Z" w16du:dateUtc="2026-04-05T18:04:00Z"/>
          <w:rFonts w:ascii="Times New Roman" w:eastAsia="Times New Roman" w:hAnsi="Times New Roman" w:cs="Times New Roman"/>
          <w:sz w:val="24"/>
          <w:szCs w:val="24"/>
          <w:lang w:val="ru-RU"/>
          <w:rPrChange w:id="666" w:author="Andrey Lartsev" w:date="2026-03-04T12:27:00Z">
            <w:rPr>
              <w:ins w:id="667" w:author="Andrey Lartsev" w:date="2026-03-04T12:27:00Z"/>
              <w:del w:id="668" w:author="Andrey Lartsev [2]" w:date="2026-04-05T21:04:00Z" w16du:dateUtc="2026-04-05T18:04:00Z"/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669" w:author="Andrey Lartsev" w:date="2026-03-04T12:27:00Z">
          <w:pPr>
            <w:pStyle w:val="ListParagraph"/>
            <w:numPr>
              <w:numId w:val="1"/>
            </w:numPr>
            <w:tabs>
              <w:tab w:val="num" w:pos="720"/>
            </w:tabs>
            <w:spacing w:before="100" w:beforeAutospacing="1" w:after="100" w:afterAutospacing="1" w:line="240" w:lineRule="auto"/>
            <w:ind w:hanging="360"/>
          </w:pPr>
        </w:pPrChange>
      </w:pPr>
      <w:ins w:id="670" w:author="Andrey Lartsev" w:date="2026-03-04T12:27:00Z">
        <w:del w:id="671" w:author="Andrey Lartsev [2]" w:date="2026-04-05T21:04:00Z" w16du:dateUtc="2026-04-05T18:04:00Z">
          <w:r w:rsidRPr="00B40411" w:rsidDel="003C5017">
            <w:rPr>
              <w:rFonts w:ascii="Times New Roman" w:eastAsia="Times New Roman" w:hAnsi="Times New Roman" w:cs="Times New Roman"/>
              <w:sz w:val="24"/>
              <w:szCs w:val="24"/>
              <w:lang w:val="ru-RU"/>
              <w:rPrChange w:id="672" w:author="Andrey Lartsev" w:date="2026-03-04T12:27:00Z">
                <w:rPr>
                  <w:rFonts w:ascii="Times New Roman" w:eastAsia="Times New Roman" w:hAnsi="Times New Roman" w:cs="Times New Roman"/>
                  <w:sz w:val="24"/>
                  <w:szCs w:val="24"/>
                </w:rPr>
              </w:rPrChange>
            </w:rPr>
            <w:delText>любые изменения в схеме не должны ломать существующий функционал</w:delText>
          </w:r>
        </w:del>
      </w:ins>
      <w:ins w:id="673" w:author="Andrey Lartsev" w:date="2026-03-04T12:30:00Z">
        <w:del w:id="674" w:author="Andrey Lartsev [2]" w:date="2026-04-05T21:04:00Z" w16du:dateUtc="2026-04-05T18:04:00Z">
          <w:r w:rsidR="005B53D6" w:rsidRPr="005B53D6" w:rsidDel="003C5017">
            <w:rPr>
              <w:rFonts w:ascii="Times New Roman" w:eastAsia="Times New Roman" w:hAnsi="Times New Roman" w:cs="Times New Roman"/>
              <w:sz w:val="24"/>
              <w:szCs w:val="24"/>
              <w:lang w:val="ru-RU"/>
              <w:rPrChange w:id="675" w:author="Andrey Lartsev" w:date="2026-03-04T12:30:00Z">
                <w:rPr>
                  <w:rFonts w:ascii="Times New Roman" w:eastAsia="Times New Roman" w:hAnsi="Times New Roman" w:cs="Times New Roman"/>
                  <w:sz w:val="24"/>
                  <w:szCs w:val="24"/>
                </w:rPr>
              </w:rPrChange>
            </w:rPr>
            <w:delText xml:space="preserve"> (</w:delText>
          </w:r>
        </w:del>
      </w:ins>
      <w:ins w:id="676" w:author="Andrey Lartsev" w:date="2026-03-04T12:31:00Z">
        <w:del w:id="677" w:author="Andrey Lartsev [2]" w:date="2026-04-05T21:04:00Z" w16du:dateUtc="2026-04-05T18:04:00Z">
          <w:r w:rsidR="005B53D6" w:rsidDel="003C5017">
            <w:rPr>
              <w:rFonts w:ascii="Times New Roman" w:eastAsia="Times New Roman" w:hAnsi="Times New Roman" w:cs="Times New Roman"/>
              <w:sz w:val="24"/>
              <w:szCs w:val="24"/>
              <w:lang w:val="ru-RU"/>
            </w:rPr>
            <w:delText>только добавление таблиц и колонок)</w:delText>
          </w:r>
        </w:del>
      </w:ins>
      <w:ins w:id="678" w:author="Andrey Lartsev" w:date="2026-03-04T12:33:00Z">
        <w:del w:id="679" w:author="Andrey Lartsev [2]" w:date="2026-04-05T21:04:00Z" w16du:dateUtc="2026-04-05T18:04:00Z">
          <w:r w:rsidR="004F4200" w:rsidRPr="004F4200" w:rsidDel="003C5017">
            <w:rPr>
              <w:rFonts w:ascii="Times New Roman" w:eastAsia="Times New Roman" w:hAnsi="Times New Roman" w:cs="Times New Roman"/>
              <w:sz w:val="24"/>
              <w:szCs w:val="24"/>
              <w:lang w:val="ru-RU"/>
              <w:rPrChange w:id="680" w:author="Andrey Lartsev" w:date="2026-03-04T12:33:00Z">
                <w:rPr>
                  <w:rFonts w:ascii="Times New Roman" w:eastAsia="Times New Roman" w:hAnsi="Times New Roman" w:cs="Times New Roman"/>
                  <w:sz w:val="24"/>
                  <w:szCs w:val="24"/>
                </w:rPr>
              </w:rPrChange>
            </w:rPr>
            <w:delText>;</w:delText>
          </w:r>
        </w:del>
      </w:ins>
    </w:p>
    <w:p w14:paraId="4E6B70F3" w14:textId="786B0316" w:rsidR="00B40411" w:rsidRPr="006137AA" w:rsidDel="003C5017" w:rsidRDefault="00D3202D">
      <w:pPr>
        <w:pStyle w:val="NormalWeb"/>
        <w:numPr>
          <w:ilvl w:val="1"/>
          <w:numId w:val="1"/>
        </w:numPr>
        <w:rPr>
          <w:del w:id="681" w:author="Andrey Lartsev [2]" w:date="2026-04-05T21:04:00Z" w16du:dateUtc="2026-04-05T18:04:00Z"/>
          <w:lang w:val="ru-RU"/>
        </w:rPr>
        <w:pPrChange w:id="682" w:author="Andrey Lartsev" w:date="2026-03-04T12:27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683" w:author="Andrey Lartsev" w:date="2026-03-04T12:31:00Z">
        <w:del w:id="684" w:author="Andrey Lartsev [2]" w:date="2026-04-05T21:04:00Z" w16du:dateUtc="2026-04-05T18:04:00Z">
          <w:r w:rsidDel="003C5017">
            <w:rPr>
              <w:lang w:val="ru-RU"/>
            </w:rPr>
            <w:delText>ломающие изменения (удаление уже неиспользуемых таблиц и колонок приме</w:delText>
          </w:r>
        </w:del>
      </w:ins>
      <w:ins w:id="685" w:author="Andrey Lartsev" w:date="2026-03-04T12:32:00Z">
        <w:del w:id="686" w:author="Andrey Lartsev [2]" w:date="2026-04-05T21:04:00Z" w16du:dateUtc="2026-04-05T18:04:00Z">
          <w:r w:rsidDel="003C5017">
            <w:rPr>
              <w:lang w:val="ru-RU"/>
            </w:rPr>
            <w:delText xml:space="preserve">няется </w:delText>
          </w:r>
          <w:r w:rsidRPr="00EC1C45" w:rsidDel="003C5017">
            <w:rPr>
              <w:u w:val="single"/>
              <w:lang w:val="ru-RU"/>
              <w:rPrChange w:id="687" w:author="Andrey Lartsev" w:date="2026-03-04T16:05:00Z">
                <w:rPr>
                  <w:lang w:val="ru-RU"/>
                </w:rPr>
              </w:rPrChange>
            </w:rPr>
            <w:delText>через</w:delText>
          </w:r>
          <w:r w:rsidDel="003C5017">
            <w:rPr>
              <w:lang w:val="ru-RU"/>
            </w:rPr>
            <w:delText xml:space="preserve"> релиз)</w:delText>
          </w:r>
        </w:del>
      </w:ins>
      <w:ins w:id="688" w:author="Andrey Lartsev" w:date="2026-03-04T12:33:00Z">
        <w:del w:id="689" w:author="Andrey Lartsev [2]" w:date="2026-04-05T21:04:00Z" w16du:dateUtc="2026-04-05T18:04:00Z">
          <w:r w:rsidR="004F4200" w:rsidRPr="004F4200" w:rsidDel="003C5017">
            <w:rPr>
              <w:lang w:val="ru-RU"/>
              <w:rPrChange w:id="690" w:author="Andrey Lartsev" w:date="2026-03-04T12:33:00Z">
                <w:rPr/>
              </w:rPrChange>
            </w:rPr>
            <w:delText>;</w:delText>
          </w:r>
        </w:del>
      </w:ins>
    </w:p>
    <w:p w14:paraId="4AB40489" w14:textId="19F94DC2" w:rsidR="002810D2" w:rsidRPr="003C5017" w:rsidRDefault="000B1EAF" w:rsidP="002810D2">
      <w:pPr>
        <w:pStyle w:val="Heading1"/>
        <w:rPr>
          <w:ins w:id="691" w:author="Andrey Lartsev [2]" w:date="2026-04-05T21:04:00Z" w16du:dateUtc="2026-04-05T18:04:00Z"/>
          <w:lang w:val="ru-RU"/>
        </w:rPr>
      </w:pPr>
      <w:r>
        <w:rPr>
          <w:lang w:val="ru-RU"/>
        </w:rPr>
        <w:t>Предлагаем</w:t>
      </w:r>
      <w:ins w:id="692" w:author="Andrey Lartsev [2]" w:date="2026-04-05T23:34:00Z" w16du:dateUtc="2026-04-05T20:34:00Z">
        <w:r w:rsidR="00B75AAD">
          <w:rPr>
            <w:lang w:val="ru-RU"/>
          </w:rPr>
          <w:t>ый</w:t>
        </w:r>
      </w:ins>
      <w:del w:id="693" w:author="Andrey Lartsev [2]" w:date="2026-04-05T23:34:00Z" w16du:dateUtc="2026-04-05T20:34:00Z">
        <w:r w:rsidDel="00B75AAD">
          <w:rPr>
            <w:lang w:val="ru-RU"/>
          </w:rPr>
          <w:delText>ое</w:delText>
        </w:r>
      </w:del>
      <w:r>
        <w:rPr>
          <w:lang w:val="ru-RU"/>
        </w:rPr>
        <w:t xml:space="preserve"> </w:t>
      </w:r>
      <w:ins w:id="694" w:author="Andrey Lartsev [2]" w:date="2026-04-05T23:34:00Z" w16du:dateUtc="2026-04-05T20:34:00Z">
        <w:r w:rsidR="00B75AAD">
          <w:rPr>
            <w:lang w:val="ru-RU"/>
          </w:rPr>
          <w:t>подход</w:t>
        </w:r>
      </w:ins>
      <w:del w:id="695" w:author="Andrey Lartsev [2]" w:date="2026-04-05T23:34:00Z" w16du:dateUtc="2026-04-05T20:34:00Z">
        <w:r w:rsidDel="00B75AAD">
          <w:rPr>
            <w:lang w:val="ru-RU"/>
          </w:rPr>
          <w:delText>р</w:delText>
        </w:r>
        <w:r w:rsidR="002810D2" w:rsidDel="00B75AAD">
          <w:delText>ешение</w:delText>
        </w:r>
      </w:del>
    </w:p>
    <w:p w14:paraId="2DDCB17A" w14:textId="77777777" w:rsidR="003C5017" w:rsidRPr="003C5017" w:rsidDel="003C5017" w:rsidRDefault="003C5017" w:rsidP="003C5017">
      <w:pPr>
        <w:pStyle w:val="Heading2"/>
        <w:rPr>
          <w:del w:id="696" w:author="Andrey Lartsev [2]" w:date="2026-04-05T21:05:00Z" w16du:dateUtc="2026-04-05T18:05:00Z"/>
          <w:lang w:val="ru-RU"/>
          <w:rPrChange w:id="697" w:author="Andrey Lartsev [2]" w:date="2026-04-05T21:04:00Z" w16du:dateUtc="2026-04-05T18:04:00Z">
            <w:rPr>
              <w:del w:id="698" w:author="Andrey Lartsev [2]" w:date="2026-04-05T21:05:00Z" w16du:dateUtc="2026-04-05T18:05:00Z"/>
            </w:rPr>
          </w:rPrChange>
        </w:rPr>
        <w:pPrChange w:id="699" w:author="Andrey Lartsev [2]" w:date="2026-04-05T21:05:00Z" w16du:dateUtc="2026-04-05T18:05:00Z">
          <w:pPr>
            <w:pStyle w:val="Heading1"/>
          </w:pPr>
        </w:pPrChange>
      </w:pPr>
    </w:p>
    <w:p w14:paraId="52FBCE7C" w14:textId="77DA0A1E" w:rsidR="003C5017" w:rsidRPr="003C5017" w:rsidRDefault="003C5017" w:rsidP="003C5017">
      <w:pPr>
        <w:pStyle w:val="Heading2"/>
        <w:rPr>
          <w:ins w:id="700" w:author="Andrey Lartsev [2]" w:date="2026-04-05T21:11:00Z" w16du:dateUtc="2026-04-05T18:11:00Z"/>
          <w:lang w:val="ru-RU"/>
        </w:rPr>
      </w:pPr>
      <w:ins w:id="701" w:author="Andrey Lartsev [2]" w:date="2026-04-05T21:05:00Z" w16du:dateUtc="2026-04-05T18:05:00Z">
        <w:r>
          <w:rPr>
            <w:lang w:val="ru-RU"/>
          </w:rPr>
          <w:t xml:space="preserve">Структура </w:t>
        </w:r>
      </w:ins>
      <w:ins w:id="702" w:author="Andrey Lartsev [2]" w:date="2026-04-05T21:09:00Z" w16du:dateUtc="2026-04-05T18:09:00Z">
        <w:r>
          <w:t>Git</w:t>
        </w:r>
        <w:r w:rsidRPr="003C5017">
          <w:rPr>
            <w:lang w:val="ru-RU"/>
            <w:rPrChange w:id="703" w:author="Andrey Lartsev [2]" w:date="2026-04-05T21:11:00Z" w16du:dateUtc="2026-04-05T18:11:00Z">
              <w:rPr/>
            </w:rPrChange>
          </w:rPr>
          <w:t xml:space="preserve"> </w:t>
        </w:r>
      </w:ins>
      <w:ins w:id="704" w:author="Andrey Lartsev [2]" w:date="2026-04-05T21:05:00Z" w16du:dateUtc="2026-04-05T18:05:00Z">
        <w:r>
          <w:rPr>
            <w:lang w:val="ru-RU"/>
          </w:rPr>
          <w:t>репозитория</w:t>
        </w:r>
      </w:ins>
      <w:ins w:id="705" w:author="Andrey Lartsev [2]" w:date="2026-04-05T21:11:00Z" w16du:dateUtc="2026-04-05T18:11:00Z">
        <w:r>
          <w:rPr>
            <w:lang w:val="ru-RU"/>
          </w:rPr>
          <w:t xml:space="preserve"> (отчасти навеяно </w:t>
        </w:r>
        <w:r>
          <w:t>flyway</w:t>
        </w:r>
        <w:r w:rsidRPr="003C5017">
          <w:rPr>
            <w:lang w:val="ru-RU"/>
            <w:rPrChange w:id="706" w:author="Andrey Lartsev [2]" w:date="2026-04-05T21:11:00Z" w16du:dateUtc="2026-04-05T18:11:00Z">
              <w:rPr/>
            </w:rPrChange>
          </w:rPr>
          <w:t>)</w:t>
        </w:r>
      </w:ins>
    </w:p>
    <w:p w14:paraId="771EC62C" w14:textId="579D9221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Скрипты делятся на четыре типа и применяются </w:t>
      </w:r>
      <w:del w:id="707" w:author="Andrey Lartsev" w:date="2026-03-31T21:15:00Z">
        <w:r w:rsidRPr="002810D2" w:rsidDel="00C67CBB">
          <w:rPr>
            <w:lang w:val="ru-RU"/>
          </w:rPr>
          <w:delText xml:space="preserve">с помощью </w:delText>
        </w:r>
        <w:r w:rsidR="00D73EDD" w:rsidRPr="002810D2" w:rsidDel="00C67CBB">
          <w:rPr>
            <w:lang w:val="ru-RU"/>
          </w:rPr>
          <w:delText>утилиты,</w:delText>
        </w:r>
        <w:r w:rsidRPr="002810D2" w:rsidDel="00C67CBB">
          <w:rPr>
            <w:lang w:val="ru-RU"/>
          </w:rPr>
          <w:delText xml:space="preserve"> которая применяет их </w:delText>
        </w:r>
      </w:del>
      <w:r w:rsidRPr="002810D2">
        <w:rPr>
          <w:lang w:val="ru-RU"/>
        </w:rPr>
        <w:t>в определенном порядке</w:t>
      </w:r>
      <w:r w:rsidR="00D73EDD" w:rsidRPr="00D73EDD">
        <w:rPr>
          <w:lang w:val="ru-RU"/>
        </w:rPr>
        <w:t>:</w:t>
      </w:r>
    </w:p>
    <w:p w14:paraId="7D3AE26B" w14:textId="25F3C46D" w:rsidR="002810D2" w:rsidRDefault="00D73EDD" w:rsidP="00D73EDD">
      <w:pPr>
        <w:pStyle w:val="NormalWeb"/>
        <w:numPr>
          <w:ilvl w:val="1"/>
          <w:numId w:val="1"/>
        </w:numPr>
        <w:rPr>
          <w:lang w:val="ru-RU"/>
        </w:rPr>
      </w:pPr>
      <w:r>
        <w:t xml:space="preserve">-&gt; </w:t>
      </w:r>
      <w:r w:rsidR="002810D2">
        <w:t>Environment</w:t>
      </w:r>
      <w:r w:rsidR="002810D2" w:rsidRPr="002810D2">
        <w:rPr>
          <w:lang w:val="ru-RU"/>
        </w:rPr>
        <w:t xml:space="preserve"> </w:t>
      </w:r>
      <w:r w:rsidR="002810D2">
        <w:t>initialization</w:t>
      </w:r>
      <w:r w:rsidR="002810D2" w:rsidRPr="002810D2">
        <w:rPr>
          <w:lang w:val="ru-RU"/>
        </w:rPr>
        <w:t xml:space="preserve"> (только однажды для БД) </w:t>
      </w:r>
    </w:p>
    <w:p w14:paraId="2C7213F6" w14:textId="6AD74FA0" w:rsid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B</w:t>
      </w:r>
      <w:r>
        <w:t>aseline</w:t>
      </w:r>
      <w:r w:rsidRPr="002810D2">
        <w:rPr>
          <w:lang w:val="ru-RU"/>
        </w:rPr>
        <w:t xml:space="preserve"> (только однажды для каждой схемы БД) </w:t>
      </w:r>
    </w:p>
    <w:p w14:paraId="25036A2A" w14:textId="7EF35BC0" w:rsid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-&gt; </w:t>
      </w:r>
      <w:r w:rsidR="00D73EDD">
        <w:t>V</w:t>
      </w:r>
      <w:r>
        <w:t>ersioned</w:t>
      </w:r>
      <w:r w:rsidRPr="002810D2">
        <w:rPr>
          <w:lang w:val="ru-RU"/>
        </w:rPr>
        <w:t xml:space="preserve"> (для изменения структуры таблиц) </w:t>
      </w:r>
    </w:p>
    <w:p w14:paraId="72A56DFB" w14:textId="48D91C39" w:rsidR="002810D2" w:rsidDel="003C5017" w:rsidRDefault="002810D2" w:rsidP="003C5017">
      <w:pPr>
        <w:pStyle w:val="NormalWeb"/>
        <w:numPr>
          <w:ilvl w:val="1"/>
          <w:numId w:val="1"/>
        </w:numPr>
        <w:rPr>
          <w:del w:id="708" w:author="Andrey Lartsev [2]" w:date="2026-04-05T21:07:00Z" w16du:dateUtc="2026-04-05T18:07:00Z"/>
          <w:lang w:val="ru-RU"/>
        </w:rPr>
      </w:pPr>
      <w:r w:rsidRPr="002810D2">
        <w:rPr>
          <w:lang w:val="ru-RU"/>
        </w:rPr>
        <w:t xml:space="preserve">-&gt; </w:t>
      </w:r>
      <w:r w:rsidR="00D73EDD">
        <w:t>R</w:t>
      </w:r>
      <w:r>
        <w:t>epeatable</w:t>
      </w:r>
      <w:r w:rsidRPr="002810D2">
        <w:rPr>
          <w:lang w:val="ru-RU"/>
        </w:rPr>
        <w:t xml:space="preserve"> (каждый раз при изменении структуры).</w:t>
      </w:r>
    </w:p>
    <w:p w14:paraId="28A0BF1C" w14:textId="77777777" w:rsidR="003C5017" w:rsidRPr="003C5017" w:rsidRDefault="003C5017" w:rsidP="003C5017">
      <w:pPr>
        <w:pStyle w:val="NormalWeb"/>
        <w:numPr>
          <w:ilvl w:val="1"/>
          <w:numId w:val="1"/>
        </w:numPr>
        <w:rPr>
          <w:ins w:id="709" w:author="Andrey Lartsev [2]" w:date="2026-04-05T21:07:00Z" w16du:dateUtc="2026-04-05T18:07:00Z"/>
          <w:lang w:val="ru-RU"/>
        </w:rPr>
      </w:pPr>
    </w:p>
    <w:p w14:paraId="4F793AE2" w14:textId="5F750DD6" w:rsidR="002810D2" w:rsidRPr="003C5017" w:rsidRDefault="00FD3559" w:rsidP="003C5017">
      <w:pPr>
        <w:pStyle w:val="NormalWeb"/>
        <w:numPr>
          <w:ilvl w:val="0"/>
          <w:numId w:val="1"/>
        </w:numPr>
        <w:rPr>
          <w:lang w:val="ru-RU"/>
        </w:rPr>
      </w:pPr>
      <w:r w:rsidRPr="003C5017">
        <w:rPr>
          <w:lang w:val="ru-RU"/>
        </w:rPr>
        <w:t xml:space="preserve">Инициализация окружения: </w:t>
      </w:r>
      <w:r w:rsidR="002810D2" w:rsidRPr="003C5017">
        <w:rPr>
          <w:lang w:val="ru-RU"/>
        </w:rPr>
        <w:t>Создани</w:t>
      </w:r>
      <w:r w:rsidR="00D73EDD" w:rsidRPr="003C5017">
        <w:rPr>
          <w:lang w:val="ru-RU"/>
        </w:rPr>
        <w:t>е</w:t>
      </w:r>
      <w:r w:rsidR="002810D2" w:rsidRPr="003C5017">
        <w:rPr>
          <w:lang w:val="ru-RU"/>
        </w:rPr>
        <w:t xml:space="preserve"> пользователей, ролей, БД (</w:t>
      </w:r>
      <w:r w:rsidR="002810D2">
        <w:t>Environment</w:t>
      </w:r>
      <w:r w:rsidR="002810D2" w:rsidRPr="003C5017">
        <w:rPr>
          <w:lang w:val="ru-RU"/>
        </w:rPr>
        <w:t xml:space="preserve"> </w:t>
      </w:r>
      <w:r w:rsidR="002810D2">
        <w:t>initialization</w:t>
      </w:r>
      <w:r w:rsidR="002810D2" w:rsidRPr="003C5017">
        <w:rPr>
          <w:lang w:val="ru-RU"/>
        </w:rPr>
        <w:t>)</w:t>
      </w:r>
    </w:p>
    <w:p w14:paraId="78D4BDF3" w14:textId="315AE014" w:rsidR="002810D2" w:rsidRPr="00645FBF" w:rsidRDefault="002810D2" w:rsidP="003C5017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>Применяются для создания пользователей, ролей и пустой БД на сервере. Зависят от окр</w:t>
      </w:r>
      <w:r w:rsidR="00645FBF">
        <w:rPr>
          <w:lang w:val="ru-RU"/>
        </w:rPr>
        <w:t>у</w:t>
      </w:r>
      <w:r w:rsidRPr="002810D2">
        <w:rPr>
          <w:lang w:val="ru-RU"/>
        </w:rPr>
        <w:t>жения и применяются только однажды для каждой создава</w:t>
      </w:r>
      <w:r w:rsidR="00645FBF">
        <w:rPr>
          <w:lang w:val="ru-RU"/>
        </w:rPr>
        <w:t>е</w:t>
      </w:r>
      <w:r w:rsidRPr="002810D2">
        <w:rPr>
          <w:lang w:val="ru-RU"/>
        </w:rPr>
        <w:t xml:space="preserve">мой БД. </w:t>
      </w:r>
      <w:r w:rsidRPr="00645FBF">
        <w:rPr>
          <w:lang w:val="ru-RU"/>
        </w:rPr>
        <w:t xml:space="preserve">Отличаются в промышленном и тестовых окружениях </w:t>
      </w:r>
    </w:p>
    <w:p w14:paraId="148808EB" w14:textId="06533D28" w:rsidR="002810D2" w:rsidRDefault="002810D2" w:rsidP="003C5017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  <w:r w:rsidR="00645FBF">
        <w:t>:</w:t>
      </w:r>
    </w:p>
    <w:p w14:paraId="41CAD9BE" w14:textId="3C3BCE8F" w:rsidR="002810D2" w:rsidRPr="00EB3347" w:rsidRDefault="002810D2" w:rsidP="003C5017">
      <w:pPr>
        <w:pStyle w:val="NormalWeb"/>
        <w:numPr>
          <w:ilvl w:val="2"/>
          <w:numId w:val="1"/>
        </w:numPr>
        <w:rPr>
          <w:ins w:id="710" w:author="Andrey Lartsev" w:date="2026-03-31T21:15:00Z"/>
        </w:rPr>
      </w:pPr>
      <w:r w:rsidRPr="00EB3347">
        <w:rPr>
          <w:lang w:val="ru-RU"/>
          <w:rPrChange w:id="711" w:author="Andrey Lartsev" w:date="2026-03-31T21:17:00Z">
            <w:rPr/>
          </w:rPrChange>
        </w:rPr>
        <w:t>Пользователи</w:t>
      </w:r>
      <w:r w:rsidRPr="00EB3347">
        <w:t xml:space="preserve"> (</w:t>
      </w:r>
      <w:r>
        <w:t>users</w:t>
      </w:r>
      <w:r w:rsidRPr="00EB3347">
        <w:t xml:space="preserve">), </w:t>
      </w:r>
      <w:r w:rsidRPr="00EB3347">
        <w:rPr>
          <w:lang w:val="ru-RU"/>
          <w:rPrChange w:id="712" w:author="Andrey Lartsev" w:date="2026-03-31T21:17:00Z">
            <w:rPr/>
          </w:rPrChange>
        </w:rPr>
        <w:t>роли</w:t>
      </w:r>
      <w:r w:rsidRPr="00EB3347">
        <w:t xml:space="preserve"> (</w:t>
      </w:r>
      <w:r>
        <w:t>roles</w:t>
      </w:r>
      <w:r w:rsidRPr="00EB3347">
        <w:t xml:space="preserve">), </w:t>
      </w:r>
      <w:r w:rsidRPr="00EB3347">
        <w:rPr>
          <w:lang w:val="ru-RU"/>
          <w:rPrChange w:id="713" w:author="Andrey Lartsev" w:date="2026-03-31T21:17:00Z">
            <w:rPr/>
          </w:rPrChange>
        </w:rPr>
        <w:t>БД</w:t>
      </w:r>
      <w:r w:rsidRPr="00EB3347">
        <w:t xml:space="preserve"> (</w:t>
      </w:r>
      <w:r>
        <w:t>databases</w:t>
      </w:r>
      <w:r w:rsidRPr="00EB3347">
        <w:t>)</w:t>
      </w:r>
      <w:ins w:id="714" w:author="Andrey Lartsev" w:date="2026-03-31T21:17:00Z">
        <w:r w:rsidR="00EB3347" w:rsidRPr="00EB3347">
          <w:t xml:space="preserve">, </w:t>
        </w:r>
        <w:r w:rsidR="00EB3347">
          <w:rPr>
            <w:lang w:val="ru-RU"/>
          </w:rPr>
          <w:t>Схемы</w:t>
        </w:r>
        <w:r w:rsidR="00EB3347" w:rsidRPr="00EB3347">
          <w:rPr>
            <w:rPrChange w:id="715" w:author="Andrey Lartsev" w:date="2026-03-31T21:17:00Z">
              <w:rPr>
                <w:lang w:val="ru-RU"/>
              </w:rPr>
            </w:rPrChange>
          </w:rPr>
          <w:t xml:space="preserve"> </w:t>
        </w:r>
        <w:r w:rsidR="00EB3347">
          <w:t>(schema)</w:t>
        </w:r>
      </w:ins>
    </w:p>
    <w:p w14:paraId="555E8C22" w14:textId="4F8E37DB" w:rsidR="00C67CBB" w:rsidRPr="00C67CBB" w:rsidRDefault="00C67CBB" w:rsidP="003C5017">
      <w:pPr>
        <w:pStyle w:val="NormalWeb"/>
        <w:numPr>
          <w:ilvl w:val="1"/>
          <w:numId w:val="1"/>
        </w:numPr>
        <w:rPr>
          <w:lang w:val="ru-RU"/>
          <w:rPrChange w:id="716" w:author="Andrey Lartsev" w:date="2026-03-31T21:16:00Z">
            <w:rPr/>
          </w:rPrChange>
        </w:rPr>
        <w:pPrChange w:id="717" w:author="Andrey Lartsev [2]" w:date="2026-04-05T21:07:00Z" w16du:dateUtc="2026-04-05T18:07:00Z">
          <w:pPr>
            <w:pStyle w:val="NormalWeb"/>
            <w:numPr>
              <w:ilvl w:val="2"/>
              <w:numId w:val="1"/>
            </w:numPr>
            <w:tabs>
              <w:tab w:val="num" w:pos="2160"/>
            </w:tabs>
            <w:ind w:left="2160" w:hanging="360"/>
          </w:pPr>
        </w:pPrChange>
      </w:pPr>
      <w:ins w:id="718" w:author="Andrey Lartsev" w:date="2026-03-31T21:15:00Z">
        <w:r>
          <w:rPr>
            <w:lang w:val="ru-RU"/>
          </w:rPr>
          <w:lastRenderedPageBreak/>
          <w:t>Применяются только однажды для ка</w:t>
        </w:r>
      </w:ins>
      <w:ins w:id="719" w:author="Andrey Lartsev" w:date="2026-03-31T21:16:00Z">
        <w:r>
          <w:rPr>
            <w:lang w:val="ru-RU"/>
          </w:rPr>
          <w:t xml:space="preserve">ждой БД </w:t>
        </w:r>
      </w:ins>
      <w:ins w:id="720" w:author="Andrey Lartsev" w:date="2026-03-31T21:15:00Z">
        <w:r>
          <w:rPr>
            <w:lang w:val="ru-RU"/>
          </w:rPr>
          <w:t xml:space="preserve">с помощью </w:t>
        </w:r>
      </w:ins>
      <w:proofErr w:type="spellStart"/>
      <w:ins w:id="721" w:author="Andrey Lartsev" w:date="2026-03-31T21:16:00Z">
        <w:r>
          <w:rPr>
            <w:lang w:val="ru-RU"/>
          </w:rPr>
          <w:t>стандарной</w:t>
        </w:r>
        <w:proofErr w:type="spellEnd"/>
        <w:r>
          <w:rPr>
            <w:lang w:val="ru-RU"/>
          </w:rPr>
          <w:t xml:space="preserve"> утилиты </w:t>
        </w:r>
      </w:ins>
      <w:proofErr w:type="spellStart"/>
      <w:ins w:id="722" w:author="Andrey Lartsev" w:date="2026-03-31T21:15:00Z">
        <w:r>
          <w:t>psql</w:t>
        </w:r>
        <w:proofErr w:type="spellEnd"/>
        <w:r w:rsidRPr="00C67CBB">
          <w:rPr>
            <w:lang w:val="ru-RU"/>
            <w:rPrChange w:id="723" w:author="Andrey Lartsev" w:date="2026-03-31T21:16:00Z">
              <w:rPr/>
            </w:rPrChange>
          </w:rPr>
          <w:t xml:space="preserve"> </w:t>
        </w:r>
      </w:ins>
    </w:p>
    <w:p w14:paraId="69F35C31" w14:textId="77777777" w:rsidR="002810D2" w:rsidRDefault="002810D2" w:rsidP="002810D2">
      <w:pPr>
        <w:pStyle w:val="NormalWeb"/>
        <w:numPr>
          <w:ilvl w:val="0"/>
          <w:numId w:val="1"/>
        </w:numPr>
      </w:pPr>
      <w:proofErr w:type="spellStart"/>
      <w:r>
        <w:t>Базовые</w:t>
      </w:r>
      <w:proofErr w:type="spellEnd"/>
      <w:r>
        <w:t xml:space="preserve"> (Baseline)</w:t>
      </w:r>
    </w:p>
    <w:p w14:paraId="3824B47E" w14:textId="4F3E2F30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только на пустую БД для создания </w:t>
      </w:r>
      <w:r w:rsidR="00FD3559" w:rsidRPr="002810D2">
        <w:rPr>
          <w:lang w:val="ru-RU"/>
        </w:rPr>
        <w:t>начальной стартовой версии схемы,</w:t>
      </w:r>
      <w:r w:rsidRPr="002810D2">
        <w:rPr>
          <w:lang w:val="ru-RU"/>
        </w:rPr>
        <w:t xml:space="preserve"> наследованной из промышленного окружения</w:t>
      </w:r>
      <w:ins w:id="724" w:author="Andrey Lartsev" w:date="2026-03-31T21:16:00Z">
        <w:r w:rsidR="00C67CBB" w:rsidRPr="00C67CBB">
          <w:rPr>
            <w:lang w:val="ru-RU"/>
            <w:rPrChange w:id="725" w:author="Andrey Lartsev" w:date="2026-03-31T21:16:00Z">
              <w:rPr/>
            </w:rPrChange>
          </w:rPr>
          <w:t xml:space="preserve"> </w:t>
        </w:r>
        <w:r w:rsidR="00C67CBB">
          <w:rPr>
            <w:lang w:val="ru-RU"/>
          </w:rPr>
          <w:t>прошлой версии</w:t>
        </w:r>
      </w:ins>
      <w:r w:rsidRPr="002810D2">
        <w:rPr>
          <w:lang w:val="ru-RU"/>
        </w:rPr>
        <w:t xml:space="preserve">, а </w:t>
      </w:r>
      <w:r w:rsidR="00FD3559" w:rsidRPr="002810D2">
        <w:rPr>
          <w:lang w:val="ru-RU"/>
        </w:rPr>
        <w:t>также</w:t>
      </w:r>
      <w:r w:rsidRPr="002810D2">
        <w:rPr>
          <w:lang w:val="ru-RU"/>
        </w:rPr>
        <w:t xml:space="preserve"> таблиц для контроля версии БД</w:t>
      </w:r>
      <w:r w:rsidR="00FD3559" w:rsidRPr="00FD3559">
        <w:rPr>
          <w:lang w:val="ru-RU"/>
        </w:rPr>
        <w:t>;</w:t>
      </w:r>
    </w:p>
    <w:p w14:paraId="7971C3FA" w14:textId="75927D78" w:rsidR="00FD3559" w:rsidRPr="00FD3559" w:rsidRDefault="00FD3559" w:rsidP="00FD3559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>Предполагается что БД, схема и пользователи уже созданы</w:t>
      </w:r>
    </w:p>
    <w:p w14:paraId="732D26CE" w14:textId="554955EA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26368F4B" w14:textId="77777777" w:rsidR="002810D2" w:rsidRDefault="002810D2" w:rsidP="002810D2">
      <w:pPr>
        <w:pStyle w:val="NormalWeb"/>
        <w:numPr>
          <w:ilvl w:val="2"/>
          <w:numId w:val="1"/>
        </w:numPr>
      </w:pPr>
      <w:proofErr w:type="spellStart"/>
      <w:r>
        <w:t>Схема</w:t>
      </w:r>
      <w:proofErr w:type="spellEnd"/>
      <w:r>
        <w:t xml:space="preserve">, </w:t>
      </w:r>
      <w:proofErr w:type="spellStart"/>
      <w:r>
        <w:t>таблицы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 xml:space="preserve"> (tables, data), </w:t>
      </w:r>
      <w:proofErr w:type="spellStart"/>
      <w:r>
        <w:t>представления</w:t>
      </w:r>
      <w:proofErr w:type="spellEnd"/>
      <w:r>
        <w:t xml:space="preserve"> (view), </w:t>
      </w:r>
      <w:proofErr w:type="spellStart"/>
      <w:r>
        <w:t>процедуры</w:t>
      </w:r>
      <w:proofErr w:type="spellEnd"/>
      <w:r>
        <w:t xml:space="preserve"> (procedures), </w:t>
      </w:r>
      <w:proofErr w:type="spellStart"/>
      <w:r>
        <w:t>триггеры</w:t>
      </w:r>
      <w:proofErr w:type="spellEnd"/>
      <w:r>
        <w:t xml:space="preserve"> (triggers)</w:t>
      </w:r>
    </w:p>
    <w:p w14:paraId="1623FDCD" w14:textId="77777777" w:rsidR="002810D2" w:rsidRPr="002810D2" w:rsidRDefault="002810D2" w:rsidP="002810D2">
      <w:pPr>
        <w:pStyle w:val="NormalWeb"/>
        <w:numPr>
          <w:ilvl w:val="2"/>
          <w:numId w:val="1"/>
        </w:numPr>
        <w:rPr>
          <w:lang w:val="ru-RU"/>
        </w:rPr>
      </w:pPr>
      <w:r w:rsidRPr="002810D2">
        <w:rPr>
          <w:lang w:val="ru-RU"/>
        </w:rPr>
        <w:t>Предполагается что БД, схема и пользователи уже созданы</w:t>
      </w:r>
    </w:p>
    <w:p w14:paraId="7DCC54DF" w14:textId="77777777" w:rsidR="002810D2" w:rsidRDefault="002810D2" w:rsidP="002810D2">
      <w:pPr>
        <w:pStyle w:val="NormalWeb"/>
        <w:numPr>
          <w:ilvl w:val="0"/>
          <w:numId w:val="1"/>
        </w:numPr>
      </w:pPr>
      <w:proofErr w:type="spellStart"/>
      <w:r>
        <w:t>Версионные</w:t>
      </w:r>
      <w:proofErr w:type="spellEnd"/>
      <w:r>
        <w:t xml:space="preserve"> (Versioned)</w:t>
      </w:r>
    </w:p>
    <w:p w14:paraId="22E0E015" w14:textId="635191D5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на каждую схему строго последовательно, при отсутствии записи о </w:t>
      </w:r>
      <w:r w:rsidR="005E6500" w:rsidRPr="002810D2">
        <w:rPr>
          <w:lang w:val="ru-RU"/>
        </w:rPr>
        <w:t>том,</w:t>
      </w:r>
      <w:r w:rsidRPr="002810D2">
        <w:rPr>
          <w:lang w:val="ru-RU"/>
        </w:rPr>
        <w:t xml:space="preserve"> что скрипт</w:t>
      </w:r>
      <w:ins w:id="726" w:author="Andrey Lartsev" w:date="2026-03-31T21:17:00Z">
        <w:r w:rsidR="00292BD8">
          <w:rPr>
            <w:lang w:val="ru-RU"/>
          </w:rPr>
          <w:t>ы данной версии</w:t>
        </w:r>
      </w:ins>
      <w:r w:rsidRPr="002810D2">
        <w:rPr>
          <w:lang w:val="ru-RU"/>
        </w:rPr>
        <w:t xml:space="preserve"> применя</w:t>
      </w:r>
      <w:ins w:id="727" w:author="Andrey Lartsev" w:date="2026-03-31T21:17:00Z">
        <w:r w:rsidR="00292BD8">
          <w:rPr>
            <w:lang w:val="ru-RU"/>
          </w:rPr>
          <w:t>лись</w:t>
        </w:r>
      </w:ins>
      <w:del w:id="728" w:author="Andrey Lartsev" w:date="2026-03-31T21:17:00Z">
        <w:r w:rsidRPr="002810D2" w:rsidDel="00292BD8">
          <w:rPr>
            <w:lang w:val="ru-RU"/>
          </w:rPr>
          <w:delText>лся</w:delText>
        </w:r>
      </w:del>
    </w:p>
    <w:p w14:paraId="3FC30858" w14:textId="284DB8A9" w:rsidR="00BC4888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Версия БД монотонно возрастающее целое число. Каждый скрипт переводит систему из одного согласованного состояния в другое. Применяется только </w:t>
      </w:r>
      <w:r w:rsidR="00BC4888">
        <w:rPr>
          <w:lang w:val="ru-RU"/>
        </w:rPr>
        <w:t>в рамках транзакции</w:t>
      </w:r>
      <w:r w:rsidRPr="002810D2">
        <w:rPr>
          <w:lang w:val="ru-RU"/>
        </w:rPr>
        <w:t xml:space="preserve">. </w:t>
      </w:r>
    </w:p>
    <w:p w14:paraId="28013CDA" w14:textId="4928DD6A" w:rsidR="002810D2" w:rsidRPr="002810D2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 применении в БД записывается </w:t>
      </w:r>
      <w:r w:rsidR="007D27BC" w:rsidRPr="002810D2">
        <w:rPr>
          <w:lang w:val="ru-RU"/>
        </w:rPr>
        <w:t>время,</w:t>
      </w:r>
      <w:r w:rsidRPr="002810D2">
        <w:rPr>
          <w:lang w:val="ru-RU"/>
        </w:rPr>
        <w:t xml:space="preserve"> и </w:t>
      </w:r>
      <w:r w:rsidR="007D27BC" w:rsidRPr="002810D2">
        <w:rPr>
          <w:lang w:val="ru-RU"/>
        </w:rPr>
        <w:t>пользователь,</w:t>
      </w:r>
      <w:r w:rsidRPr="002810D2">
        <w:rPr>
          <w:lang w:val="ru-RU"/>
        </w:rPr>
        <w:t xml:space="preserve"> от </w:t>
      </w:r>
      <w:r w:rsidR="007D27BC">
        <w:rPr>
          <w:lang w:val="ru-RU"/>
        </w:rPr>
        <w:t xml:space="preserve">имени </w:t>
      </w:r>
      <w:r w:rsidRPr="002810D2">
        <w:rPr>
          <w:lang w:val="ru-RU"/>
        </w:rPr>
        <w:t>которого применялись скрипты</w:t>
      </w:r>
    </w:p>
    <w:p w14:paraId="52884C03" w14:textId="77777777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обьектов</w:t>
      </w:r>
      <w:proofErr w:type="spellEnd"/>
    </w:p>
    <w:p w14:paraId="51D9009B" w14:textId="646606E3" w:rsidR="002810D2" w:rsidRPr="0016534E" w:rsidRDefault="002810D2" w:rsidP="002810D2">
      <w:pPr>
        <w:pStyle w:val="NormalWeb"/>
        <w:numPr>
          <w:ilvl w:val="2"/>
          <w:numId w:val="1"/>
        </w:numPr>
        <w:rPr>
          <w:lang w:val="ru-RU"/>
          <w:rPrChange w:id="729" w:author="Andrey Lartsev [2]" w:date="2026-04-04T15:37:00Z" w16du:dateUtc="2026-04-04T12:37:00Z">
            <w:rPr/>
          </w:rPrChange>
        </w:rPr>
      </w:pPr>
      <w:r w:rsidRPr="0016534E">
        <w:rPr>
          <w:lang w:val="ru-RU"/>
          <w:rPrChange w:id="730" w:author="Andrey Lartsev [2]" w:date="2026-04-04T15:37:00Z" w16du:dateUtc="2026-04-04T12:37:00Z">
            <w:rPr/>
          </w:rPrChange>
        </w:rPr>
        <w:t>Схема и данные (</w:t>
      </w:r>
      <w:del w:id="731" w:author="Andrey Lartsev" w:date="2026-03-31T21:19:00Z">
        <w:r w:rsidDel="00292BD8">
          <w:delText>users</w:delText>
        </w:r>
        <w:r w:rsidRPr="0016534E" w:rsidDel="00292BD8">
          <w:rPr>
            <w:lang w:val="ru-RU"/>
            <w:rPrChange w:id="732" w:author="Andrey Lartsev [2]" w:date="2026-04-04T15:37:00Z" w16du:dateUtc="2026-04-04T12:37:00Z">
              <w:rPr/>
            </w:rPrChange>
          </w:rPr>
          <w:delText xml:space="preserve">, </w:delText>
        </w:r>
        <w:r w:rsidDel="00292BD8">
          <w:delText>roles</w:delText>
        </w:r>
        <w:r w:rsidRPr="0016534E" w:rsidDel="00292BD8">
          <w:rPr>
            <w:lang w:val="ru-RU"/>
            <w:rPrChange w:id="733" w:author="Andrey Lartsev [2]" w:date="2026-04-04T15:37:00Z" w16du:dateUtc="2026-04-04T12:37:00Z">
              <w:rPr/>
            </w:rPrChange>
          </w:rPr>
          <w:delText xml:space="preserve">, </w:delText>
        </w:r>
        <w:r w:rsidDel="00292BD8">
          <w:delText>schemas</w:delText>
        </w:r>
        <w:r w:rsidRPr="0016534E" w:rsidDel="00292BD8">
          <w:rPr>
            <w:lang w:val="ru-RU"/>
            <w:rPrChange w:id="734" w:author="Andrey Lartsev [2]" w:date="2026-04-04T15:37:00Z" w16du:dateUtc="2026-04-04T12:37:00Z">
              <w:rPr/>
            </w:rPrChange>
          </w:rPr>
          <w:delText xml:space="preserve">, </w:delText>
        </w:r>
      </w:del>
      <w:r>
        <w:t>tables</w:t>
      </w:r>
      <w:r w:rsidRPr="0016534E">
        <w:rPr>
          <w:lang w:val="ru-RU"/>
          <w:rPrChange w:id="735" w:author="Andrey Lartsev [2]" w:date="2026-04-04T15:37:00Z" w16du:dateUtc="2026-04-04T12:37:00Z">
            <w:rPr/>
          </w:rPrChange>
        </w:rPr>
        <w:t xml:space="preserve">, </w:t>
      </w:r>
      <w:r>
        <w:t>data</w:t>
      </w:r>
      <w:r w:rsidRPr="0016534E">
        <w:rPr>
          <w:lang w:val="ru-RU"/>
          <w:rPrChange w:id="736" w:author="Andrey Lartsev [2]" w:date="2026-04-04T15:37:00Z" w16du:dateUtc="2026-04-04T12:37:00Z">
            <w:rPr/>
          </w:rPrChange>
        </w:rPr>
        <w:t>)</w:t>
      </w:r>
    </w:p>
    <w:p w14:paraId="0CF91B45" w14:textId="1DA9FF3C" w:rsidR="002810D2" w:rsidRDefault="007D27BC" w:rsidP="002810D2">
      <w:pPr>
        <w:pStyle w:val="NormalWeb"/>
        <w:numPr>
          <w:ilvl w:val="0"/>
          <w:numId w:val="1"/>
        </w:numPr>
      </w:pPr>
      <w:proofErr w:type="spellStart"/>
      <w:r w:rsidRPr="007D27BC">
        <w:t>Повторяемые</w:t>
      </w:r>
      <w:proofErr w:type="spellEnd"/>
      <w:r w:rsidRPr="007D27BC">
        <w:t xml:space="preserve"> </w:t>
      </w:r>
      <w:r w:rsidR="002810D2">
        <w:t>(Repeatable)</w:t>
      </w:r>
    </w:p>
    <w:p w14:paraId="4B97DB31" w14:textId="41CD93D2" w:rsidR="002810D2" w:rsidRPr="00DA086F" w:rsidRDefault="002810D2" w:rsidP="002810D2">
      <w:pPr>
        <w:pStyle w:val="NormalWeb"/>
        <w:numPr>
          <w:ilvl w:val="1"/>
          <w:numId w:val="1"/>
        </w:numPr>
        <w:rPr>
          <w:lang w:val="ru-RU"/>
        </w:rPr>
      </w:pPr>
      <w:r w:rsidRPr="002810D2">
        <w:rPr>
          <w:lang w:val="ru-RU"/>
        </w:rPr>
        <w:t xml:space="preserve">Применяются </w:t>
      </w:r>
      <w:r w:rsidR="00BD27F0">
        <w:rPr>
          <w:lang w:val="ru-RU"/>
        </w:rPr>
        <w:t xml:space="preserve">только </w:t>
      </w:r>
      <w:r w:rsidRPr="002810D2">
        <w:rPr>
          <w:lang w:val="ru-RU"/>
        </w:rPr>
        <w:t>после</w:t>
      </w:r>
      <w:r w:rsidR="00BD27F0">
        <w:rPr>
          <w:lang w:val="ru-RU"/>
        </w:rPr>
        <w:t xml:space="preserve"> успешного применения всех</w:t>
      </w:r>
      <w:r w:rsidRPr="002810D2">
        <w:rPr>
          <w:lang w:val="ru-RU"/>
        </w:rPr>
        <w:t xml:space="preserve"> </w:t>
      </w:r>
      <w:proofErr w:type="spellStart"/>
      <w:r w:rsidR="00DA086F" w:rsidRPr="00DA086F">
        <w:rPr>
          <w:lang w:val="ru-RU"/>
        </w:rPr>
        <w:t>версионированных</w:t>
      </w:r>
      <w:proofErr w:type="spellEnd"/>
      <w:r w:rsidR="00DA086F" w:rsidRPr="00DA086F">
        <w:rPr>
          <w:lang w:val="ru-RU"/>
        </w:rPr>
        <w:t xml:space="preserve"> </w:t>
      </w:r>
      <w:r w:rsidRPr="002810D2">
        <w:rPr>
          <w:lang w:val="ru-RU"/>
        </w:rPr>
        <w:t xml:space="preserve">скриптов, применяются каждый раз при изменении </w:t>
      </w:r>
      <w:r w:rsidR="00164EAC" w:rsidRPr="002810D2">
        <w:rPr>
          <w:lang w:val="ru-RU"/>
        </w:rPr>
        <w:t>контрольной суммы,</w:t>
      </w:r>
      <w:r w:rsidRPr="002810D2">
        <w:rPr>
          <w:lang w:val="ru-RU"/>
        </w:rPr>
        <w:t xml:space="preserve"> хранящейся в БД или при </w:t>
      </w:r>
      <w:r w:rsidR="00DA086F" w:rsidRPr="002810D2">
        <w:rPr>
          <w:lang w:val="ru-RU"/>
        </w:rPr>
        <w:t>отсутствии</w:t>
      </w:r>
      <w:r w:rsidRPr="002810D2">
        <w:rPr>
          <w:lang w:val="ru-RU"/>
        </w:rPr>
        <w:t xml:space="preserve"> записи в таблице с </w:t>
      </w:r>
      <w:r w:rsidR="00DA086F" w:rsidRPr="002810D2">
        <w:rPr>
          <w:lang w:val="ru-RU"/>
        </w:rPr>
        <w:t>контрольной</w:t>
      </w:r>
      <w:r w:rsidRPr="002810D2">
        <w:rPr>
          <w:lang w:val="ru-RU"/>
        </w:rPr>
        <w:t xml:space="preserve"> суммой. </w:t>
      </w:r>
      <w:r w:rsidRPr="00DA086F">
        <w:rPr>
          <w:lang w:val="ru-RU"/>
        </w:rPr>
        <w:t xml:space="preserve">Используются </w:t>
      </w:r>
      <w:r w:rsidR="00164EAC" w:rsidRPr="00DA086F">
        <w:rPr>
          <w:lang w:val="ru-RU"/>
        </w:rPr>
        <w:t>для объектов,</w:t>
      </w:r>
      <w:r w:rsidRPr="00DA086F">
        <w:rPr>
          <w:lang w:val="ru-RU"/>
        </w:rPr>
        <w:t xml:space="preserve"> которые не содержат </w:t>
      </w:r>
      <w:r w:rsidR="00FA1E8F">
        <w:rPr>
          <w:lang w:val="ru-RU"/>
        </w:rPr>
        <w:t xml:space="preserve">изменяемых </w:t>
      </w:r>
      <w:r w:rsidRPr="00DA086F">
        <w:rPr>
          <w:lang w:val="ru-RU"/>
        </w:rPr>
        <w:t>данных.</w:t>
      </w:r>
    </w:p>
    <w:p w14:paraId="1BC0B853" w14:textId="6A25966C" w:rsidR="002810D2" w:rsidRDefault="002810D2" w:rsidP="002810D2">
      <w:pPr>
        <w:pStyle w:val="NormalWeb"/>
        <w:numPr>
          <w:ilvl w:val="1"/>
          <w:numId w:val="1"/>
        </w:numPr>
      </w:pPr>
      <w:proofErr w:type="spellStart"/>
      <w:r>
        <w:t>Типы</w:t>
      </w:r>
      <w:proofErr w:type="spellEnd"/>
      <w:r>
        <w:t xml:space="preserve"> </w:t>
      </w:r>
      <w:proofErr w:type="spellStart"/>
      <w:r>
        <w:t>объектов</w:t>
      </w:r>
      <w:proofErr w:type="spellEnd"/>
      <w:r w:rsidR="00DF08FC">
        <w:t>:</w:t>
      </w:r>
    </w:p>
    <w:p w14:paraId="4B6C139B" w14:textId="55EB5E17" w:rsidR="002810D2" w:rsidDel="009378B2" w:rsidRDefault="002810D2" w:rsidP="002810D2">
      <w:pPr>
        <w:pStyle w:val="NormalWeb"/>
        <w:numPr>
          <w:ilvl w:val="2"/>
          <w:numId w:val="1"/>
        </w:numPr>
        <w:rPr>
          <w:del w:id="737" w:author="Andrey Lartsev [2]" w:date="2026-04-05T23:07:00Z" w16du:dateUtc="2026-04-05T20:07:00Z"/>
        </w:rPr>
      </w:pPr>
      <w:proofErr w:type="spellStart"/>
      <w:r>
        <w:t>Представления</w:t>
      </w:r>
      <w:proofErr w:type="spellEnd"/>
      <w:r>
        <w:t xml:space="preserve"> (view)</w:t>
      </w:r>
      <w:ins w:id="738" w:author="Andrey Lartsev [2]" w:date="2026-04-05T23:07:00Z" w16du:dateUtc="2026-04-05T20:07:00Z">
        <w:r w:rsidR="009378B2">
          <w:t xml:space="preserve">, </w:t>
        </w:r>
      </w:ins>
    </w:p>
    <w:p w14:paraId="0C38F7C8" w14:textId="0B5ABBA0" w:rsidR="002810D2" w:rsidDel="009378B2" w:rsidRDefault="009378B2" w:rsidP="009378B2">
      <w:pPr>
        <w:pStyle w:val="NormalWeb"/>
        <w:numPr>
          <w:ilvl w:val="2"/>
          <w:numId w:val="1"/>
        </w:numPr>
        <w:rPr>
          <w:del w:id="739" w:author="Andrey Lartsev [2]" w:date="2026-04-05T23:07:00Z" w16du:dateUtc="2026-04-05T20:07:00Z"/>
        </w:rPr>
      </w:pPr>
      <w:ins w:id="740" w:author="Andrey Lartsev [2]" w:date="2026-04-05T23:07:00Z" w16du:dateUtc="2026-04-05T20:07:00Z">
        <w:r>
          <w:rPr>
            <w:lang w:val="ru-RU"/>
          </w:rPr>
          <w:t>п</w:t>
        </w:r>
      </w:ins>
      <w:del w:id="741" w:author="Andrey Lartsev [2]" w:date="2026-04-05T23:07:00Z" w16du:dateUtc="2026-04-05T20:07:00Z">
        <w:r w:rsidR="002810D2" w:rsidDel="009378B2">
          <w:delText>П</w:delText>
        </w:r>
      </w:del>
      <w:proofErr w:type="spellStart"/>
      <w:r w:rsidR="002810D2">
        <w:t>роцедуры</w:t>
      </w:r>
      <w:proofErr w:type="spellEnd"/>
      <w:r w:rsidR="002810D2">
        <w:t xml:space="preserve"> (procedures)</w:t>
      </w:r>
      <w:ins w:id="742" w:author="Andrey Lartsev [2]" w:date="2026-04-05T23:07:00Z" w16du:dateUtc="2026-04-05T20:07:00Z">
        <w:r>
          <w:t xml:space="preserve">, </w:t>
        </w:r>
      </w:ins>
    </w:p>
    <w:p w14:paraId="0086584D" w14:textId="58CF6CAD" w:rsidR="002810D2" w:rsidRDefault="009378B2" w:rsidP="009378B2">
      <w:pPr>
        <w:pStyle w:val="NormalWeb"/>
        <w:numPr>
          <w:ilvl w:val="2"/>
          <w:numId w:val="1"/>
        </w:numPr>
      </w:pPr>
      <w:ins w:id="743" w:author="Andrey Lartsev [2]" w:date="2026-04-05T23:07:00Z" w16du:dateUtc="2026-04-05T20:07:00Z">
        <w:r>
          <w:rPr>
            <w:lang w:val="ru-RU"/>
          </w:rPr>
          <w:t>т</w:t>
        </w:r>
      </w:ins>
      <w:del w:id="744" w:author="Andrey Lartsev [2]" w:date="2026-04-05T23:07:00Z" w16du:dateUtc="2026-04-05T20:07:00Z">
        <w:r w:rsidR="002810D2" w:rsidDel="009378B2">
          <w:delText>Т</w:delText>
        </w:r>
      </w:del>
      <w:proofErr w:type="spellStart"/>
      <w:r w:rsidR="002810D2">
        <w:t>риггеры</w:t>
      </w:r>
      <w:proofErr w:type="spellEnd"/>
      <w:r w:rsidR="002810D2">
        <w:t xml:space="preserve"> (triggers)</w:t>
      </w:r>
    </w:p>
    <w:p w14:paraId="3CF62EA1" w14:textId="3B0D1996" w:rsidR="002810D2" w:rsidRPr="002810D2" w:rsidRDefault="002810D2" w:rsidP="002810D2">
      <w:pPr>
        <w:pStyle w:val="NormalWeb"/>
        <w:numPr>
          <w:ilvl w:val="0"/>
          <w:numId w:val="1"/>
        </w:numPr>
        <w:rPr>
          <w:lang w:val="ru-RU"/>
        </w:rPr>
      </w:pPr>
      <w:r w:rsidRPr="002810D2">
        <w:rPr>
          <w:lang w:val="ru-RU"/>
        </w:rPr>
        <w:t xml:space="preserve">Для хранения состояния </w:t>
      </w:r>
      <w:r w:rsidR="007D27BC">
        <w:rPr>
          <w:lang w:val="ru-RU"/>
        </w:rPr>
        <w:t xml:space="preserve">в </w:t>
      </w:r>
      <w:r w:rsidRPr="002810D2">
        <w:rPr>
          <w:lang w:val="ru-RU"/>
        </w:rPr>
        <w:t xml:space="preserve">каждой схеме есть таблицы с версиями: </w:t>
      </w:r>
    </w:p>
    <w:p w14:paraId="4B67BA38" w14:textId="19E24550" w:rsidR="002810D2" w:rsidRDefault="00A16DDA" w:rsidP="007D27BC">
      <w:pPr>
        <w:pStyle w:val="NormalWeb"/>
        <w:numPr>
          <w:ilvl w:val="1"/>
          <w:numId w:val="1"/>
        </w:numPr>
      </w:pPr>
      <w:proofErr w:type="spellStart"/>
      <w:ins w:id="745" w:author="Andrey Lartsev" w:date="2026-03-31T21:00:00Z">
        <w:r>
          <w:t>dbmigration</w:t>
        </w:r>
      </w:ins>
      <w:del w:id="746" w:author="Andrey Lartsev" w:date="2026-03-31T21:00:00Z">
        <w:r w:rsidR="002810D2" w:rsidDel="00A16DDA">
          <w:delText>database</w:delText>
        </w:r>
      </w:del>
      <w:r w:rsidR="002810D2">
        <w:t>_version</w:t>
      </w:r>
      <w:ins w:id="747" w:author="Andrey Lartsev" w:date="2026-03-31T21:01:00Z">
        <w:r>
          <w:t>s</w:t>
        </w:r>
      </w:ins>
      <w:proofErr w:type="spellEnd"/>
      <w:del w:id="748" w:author="Andrey Lartsev" w:date="2026-03-31T21:01:00Z">
        <w:r w:rsidR="002810D2" w:rsidDel="00A16DDA">
          <w:delText>ed_scripts</w:delText>
        </w:r>
      </w:del>
      <w:r w:rsidR="002810D2">
        <w:t xml:space="preserve"> (</w:t>
      </w:r>
      <w:proofErr w:type="spellStart"/>
      <w:ins w:id="749" w:author="Andrey Lartsev" w:date="2026-03-31T21:01:00Z">
        <w:r>
          <w:t>version_id</w:t>
        </w:r>
        <w:proofErr w:type="spellEnd"/>
        <w:r>
          <w:t xml:space="preserve">, </w:t>
        </w:r>
        <w:proofErr w:type="spellStart"/>
        <w:r>
          <w:t>is_bas</w:t>
        </w:r>
      </w:ins>
      <w:ins w:id="750" w:author="Andrey Lartsev" w:date="2026-03-31T21:02:00Z">
        <w:r>
          <w:t>eline</w:t>
        </w:r>
        <w:proofErr w:type="spellEnd"/>
        <w:r>
          <w:t xml:space="preserve">, </w:t>
        </w:r>
        <w:proofErr w:type="spellStart"/>
        <w:r>
          <w:t>created_at</w:t>
        </w:r>
        <w:proofErr w:type="spellEnd"/>
        <w:r>
          <w:t xml:space="preserve">, </w:t>
        </w:r>
        <w:proofErr w:type="spellStart"/>
        <w:r>
          <w:t>created_by</w:t>
        </w:r>
        <w:proofErr w:type="spellEnd"/>
        <w:r>
          <w:t xml:space="preserve">, </w:t>
        </w:r>
        <w:proofErr w:type="spellStart"/>
        <w:r>
          <w:t>created_from</w:t>
        </w:r>
      </w:ins>
      <w:proofErr w:type="spellEnd"/>
      <w:del w:id="751" w:author="Andrey Lartsev" w:date="2026-03-31T21:01:00Z">
        <w:r w:rsidR="002810D2" w:rsidDel="00A16DDA">
          <w:delText xml:space="preserve">timestamp, </w:delText>
        </w:r>
      </w:del>
      <w:del w:id="752" w:author="Andrey Lartsev" w:date="2026-03-31T21:02:00Z">
        <w:r w:rsidR="002810D2" w:rsidDel="00A16DDA">
          <w:delText>client_inet_addr, client_user_name, new_version, script_hash</w:delText>
        </w:r>
      </w:del>
      <w:r w:rsidR="002810D2">
        <w:t>)</w:t>
      </w:r>
    </w:p>
    <w:p w14:paraId="655FD294" w14:textId="77777777" w:rsidR="002810D2" w:rsidRDefault="002810D2" w:rsidP="007D27BC">
      <w:pPr>
        <w:pStyle w:val="NormalWeb"/>
        <w:numPr>
          <w:ilvl w:val="2"/>
          <w:numId w:val="1"/>
        </w:numPr>
      </w:pPr>
      <w:proofErr w:type="spellStart"/>
      <w:r>
        <w:t>Хранит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 xml:space="preserve"> baseline + versioned scripts</w:t>
      </w:r>
    </w:p>
    <w:p w14:paraId="281E689C" w14:textId="72094600" w:rsidR="002810D2" w:rsidDel="003C5017" w:rsidRDefault="002810D2" w:rsidP="007D27BC">
      <w:pPr>
        <w:pStyle w:val="NormalWeb"/>
        <w:numPr>
          <w:ilvl w:val="2"/>
          <w:numId w:val="1"/>
        </w:numPr>
        <w:rPr>
          <w:del w:id="753" w:author="Andrey Lartsev [2]" w:date="2026-04-05T21:09:00Z" w16du:dateUtc="2026-04-05T18:09:00Z"/>
        </w:rPr>
      </w:pPr>
      <w:del w:id="754" w:author="Andrey Lartsev [2]" w:date="2026-04-05T21:09:00Z" w16du:dateUtc="2026-04-05T18:09:00Z">
        <w:r w:rsidDel="003C5017">
          <w:delText>в PostgreSQL есть функции SELECT inet_client_addr() и SELECT CURRENT_USER;</w:delText>
        </w:r>
      </w:del>
    </w:p>
    <w:p w14:paraId="319FF147" w14:textId="4C104261" w:rsidR="002810D2" w:rsidRDefault="002810D2" w:rsidP="007D27BC">
      <w:pPr>
        <w:pStyle w:val="NormalWeb"/>
        <w:numPr>
          <w:ilvl w:val="1"/>
          <w:numId w:val="1"/>
        </w:numPr>
      </w:pPr>
      <w:proofErr w:type="spellStart"/>
      <w:r>
        <w:t>d</w:t>
      </w:r>
      <w:ins w:id="755" w:author="Andrey Lartsev" w:date="2026-03-31T21:03:00Z">
        <w:r w:rsidR="00A16DDA">
          <w:t>bmigration</w:t>
        </w:r>
      </w:ins>
      <w:del w:id="756" w:author="Andrey Lartsev" w:date="2026-03-31T21:03:00Z">
        <w:r w:rsidDel="00A16DDA">
          <w:delText>a</w:delText>
        </w:r>
      </w:del>
      <w:del w:id="757" w:author="Andrey Lartsev" w:date="2026-03-31T21:02:00Z">
        <w:r w:rsidDel="00A16DDA">
          <w:delText>tabase</w:delText>
        </w:r>
      </w:del>
      <w:r>
        <w:t>_repeatable</w:t>
      </w:r>
      <w:proofErr w:type="spellEnd"/>
      <w:del w:id="758" w:author="Andrey Lartsev" w:date="2026-03-31T21:03:00Z">
        <w:r w:rsidDel="00A16DDA">
          <w:delText>_scripts</w:delText>
        </w:r>
      </w:del>
      <w:r>
        <w:t xml:space="preserve"> (</w:t>
      </w:r>
      <w:del w:id="759" w:author="Andrey Lartsev" w:date="2026-03-31T21:03:00Z">
        <w:r w:rsidDel="00A16DDA">
          <w:delText>timestamp</w:delText>
        </w:r>
      </w:del>
      <w:ins w:id="760" w:author="Andrey Lartsev" w:date="2026-03-31T21:03:00Z">
        <w:r w:rsidR="00A16DDA">
          <w:t xml:space="preserve">sha256sum, </w:t>
        </w:r>
        <w:proofErr w:type="spellStart"/>
        <w:r w:rsidR="00A16DDA">
          <w:t>relative_path</w:t>
        </w:r>
      </w:ins>
      <w:proofErr w:type="spellEnd"/>
      <w:r>
        <w:t>,</w:t>
      </w:r>
      <w:ins w:id="761" w:author="Andrey Lartsev" w:date="2026-03-31T21:03:00Z">
        <w:r w:rsidR="00A16DDA" w:rsidRPr="00A16DDA">
          <w:t xml:space="preserve"> </w:t>
        </w:r>
      </w:ins>
      <w:proofErr w:type="spellStart"/>
      <w:ins w:id="762" w:author="Andrey Lartsev" w:date="2026-03-31T21:04:00Z">
        <w:r w:rsidR="00A16DDA">
          <w:t>c</w:t>
        </w:r>
      </w:ins>
      <w:ins w:id="763" w:author="Andrey Lartsev" w:date="2026-03-31T21:03:00Z">
        <w:r w:rsidR="00A16DDA">
          <w:t>reated_at</w:t>
        </w:r>
        <w:proofErr w:type="spellEnd"/>
        <w:r w:rsidR="00A16DDA">
          <w:t xml:space="preserve">, </w:t>
        </w:r>
        <w:proofErr w:type="spellStart"/>
        <w:r w:rsidR="00A16DDA">
          <w:t>created_by</w:t>
        </w:r>
        <w:proofErr w:type="spellEnd"/>
        <w:r w:rsidR="00A16DDA">
          <w:t xml:space="preserve">, </w:t>
        </w:r>
        <w:proofErr w:type="spellStart"/>
        <w:r w:rsidR="00A16DDA">
          <w:t>created_from</w:t>
        </w:r>
      </w:ins>
      <w:proofErr w:type="spellEnd"/>
      <w:del w:id="764" w:author="Andrey Lartsev" w:date="2026-03-31T21:03:00Z">
        <w:r w:rsidDel="00A16DDA">
          <w:delText xml:space="preserve"> client_inet_addr, client_user_name, script_hash</w:delText>
        </w:r>
      </w:del>
      <w:r>
        <w:t>)</w:t>
      </w:r>
    </w:p>
    <w:p w14:paraId="6F00FCAF" w14:textId="790A57F9" w:rsidR="007D27BC" w:rsidRPr="003C5017" w:rsidRDefault="002810D2" w:rsidP="007D27BC">
      <w:pPr>
        <w:pStyle w:val="NormalWeb"/>
        <w:numPr>
          <w:ilvl w:val="2"/>
          <w:numId w:val="1"/>
        </w:numPr>
        <w:rPr>
          <w:lang w:val="ru-RU"/>
          <w:rPrChange w:id="765" w:author="Andrey Lartsev [2]" w:date="2026-04-05T21:10:00Z" w16du:dateUtc="2026-04-05T18:10:00Z">
            <w:rPr/>
          </w:rPrChange>
        </w:rPr>
      </w:pPr>
      <w:r w:rsidRPr="003C5017">
        <w:rPr>
          <w:lang w:val="ru-RU"/>
          <w:rPrChange w:id="766" w:author="Andrey Lartsev [2]" w:date="2026-04-05T21:10:00Z" w16du:dateUtc="2026-04-05T18:10:00Z">
            <w:rPr/>
          </w:rPrChange>
        </w:rPr>
        <w:t xml:space="preserve">Хранят историю применения </w:t>
      </w:r>
      <w:r>
        <w:t>repeatable</w:t>
      </w:r>
      <w:r w:rsidRPr="003C5017">
        <w:rPr>
          <w:lang w:val="ru-RU"/>
          <w:rPrChange w:id="767" w:author="Andrey Lartsev [2]" w:date="2026-04-05T21:10:00Z" w16du:dateUtc="2026-04-05T18:10:00Z">
            <w:rPr/>
          </w:rPrChange>
        </w:rPr>
        <w:t xml:space="preserve"> </w:t>
      </w:r>
      <w:r>
        <w:t>scripts</w:t>
      </w:r>
      <w:ins w:id="768" w:author="Andrey Lartsev [2]" w:date="2026-04-05T21:09:00Z" w16du:dateUtc="2026-04-05T18:09:00Z">
        <w:r w:rsidR="003C5017" w:rsidRPr="003C5017">
          <w:rPr>
            <w:lang w:val="ru-RU"/>
            <w:rPrChange w:id="769" w:author="Andrey Lartsev [2]" w:date="2026-04-05T21:10:00Z" w16du:dateUtc="2026-04-05T18:10:00Z">
              <w:rPr/>
            </w:rPrChange>
          </w:rPr>
          <w:t>,</w:t>
        </w:r>
      </w:ins>
      <w:ins w:id="770" w:author="Andrey Lartsev [2]" w:date="2026-04-05T21:10:00Z" w16du:dateUtc="2026-04-05T18:10:00Z">
        <w:r w:rsidR="003C5017" w:rsidRPr="003C5017">
          <w:rPr>
            <w:lang w:val="ru-RU"/>
            <w:rPrChange w:id="771" w:author="Andrey Lartsev [2]" w:date="2026-04-05T21:10:00Z" w16du:dateUtc="2026-04-05T18:10:00Z">
              <w:rPr/>
            </w:rPrChange>
          </w:rPr>
          <w:t xml:space="preserve"> </w:t>
        </w:r>
        <w:r w:rsidR="003C5017">
          <w:rPr>
            <w:lang w:val="ru-RU"/>
          </w:rPr>
          <w:t xml:space="preserve">один тот же скрипт может </w:t>
        </w:r>
        <w:proofErr w:type="gramStart"/>
        <w:r w:rsidR="003C5017">
          <w:rPr>
            <w:lang w:val="ru-RU"/>
          </w:rPr>
          <w:t>применятся</w:t>
        </w:r>
        <w:proofErr w:type="gramEnd"/>
        <w:r w:rsidR="003C5017">
          <w:rPr>
            <w:lang w:val="ru-RU"/>
          </w:rPr>
          <w:t xml:space="preserve"> несколько раз если он изменился</w:t>
        </w:r>
      </w:ins>
    </w:p>
    <w:p w14:paraId="74A24A70" w14:textId="4E13C8EB" w:rsidR="007D27BC" w:rsidRPr="00373C67" w:rsidDel="00EC1C45" w:rsidRDefault="007D27BC" w:rsidP="007D27BC">
      <w:pPr>
        <w:pStyle w:val="Heading1"/>
        <w:rPr>
          <w:del w:id="772" w:author="Andrey Lartsev" w:date="2026-03-04T16:06:00Z"/>
          <w:lang w:val="ru-RU"/>
          <w:rPrChange w:id="773" w:author="Andrey Lartsev [2]" w:date="2026-04-05T23:21:00Z" w16du:dateUtc="2026-04-05T20:21:00Z">
            <w:rPr>
              <w:del w:id="774" w:author="Andrey Lartsev" w:date="2026-03-04T16:06:00Z"/>
            </w:rPr>
          </w:rPrChange>
        </w:rPr>
      </w:pPr>
      <w:del w:id="775" w:author="Andrey Lartsev [2]" w:date="2026-04-05T23:11:00Z" w16du:dateUtc="2026-04-05T20:11:00Z">
        <w:r w:rsidDel="009378B2">
          <w:delText>Кейсы</w:delText>
        </w:r>
      </w:del>
      <w:ins w:id="776" w:author="Andrey Lartsev [2]" w:date="2026-04-05T23:21:00Z" w16du:dateUtc="2026-04-05T20:21:00Z">
        <w:r w:rsidR="00373C67">
          <w:rPr>
            <w:lang w:val="ru-RU"/>
          </w:rPr>
          <w:t xml:space="preserve">Основные </w:t>
        </w:r>
      </w:ins>
      <w:ins w:id="777" w:author="Andrey Lartsev [2]" w:date="2026-04-05T23:35:00Z" w16du:dateUtc="2026-04-05T20:35:00Z">
        <w:r w:rsidR="00B75AAD">
          <w:rPr>
            <w:lang w:val="ru-RU"/>
          </w:rPr>
          <w:t>варианты</w:t>
        </w:r>
      </w:ins>
      <w:ins w:id="778" w:author="Andrey Lartsev [2]" w:date="2026-04-05T23:21:00Z" w16du:dateUtc="2026-04-05T20:21:00Z">
        <w:r w:rsidR="00373C67">
          <w:rPr>
            <w:lang w:val="ru-RU"/>
          </w:rPr>
          <w:t xml:space="preserve"> использования</w:t>
        </w:r>
      </w:ins>
      <w:ins w:id="779" w:author="Andrey Lartsev [2]" w:date="2026-04-05T23:34:00Z" w16du:dateUtc="2026-04-05T20:34:00Z">
        <w:r w:rsidR="00B75AAD">
          <w:rPr>
            <w:lang w:val="ru-RU"/>
          </w:rPr>
          <w:t xml:space="preserve"> </w:t>
        </w:r>
      </w:ins>
    </w:p>
    <w:p w14:paraId="683F9838" w14:textId="77777777" w:rsidR="00EC1C45" w:rsidRDefault="00EC1C45">
      <w:pPr>
        <w:pStyle w:val="Heading1"/>
        <w:rPr>
          <w:ins w:id="780" w:author="Andrey Lartsev" w:date="2026-03-04T16:06:00Z"/>
          <w:lang w:val="ru-RU"/>
        </w:rPr>
        <w:pPrChange w:id="781" w:author="Andrey Lartsev" w:date="2026-03-04T16:06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110EADBE" w14:textId="143B0998" w:rsidR="007D27BC" w:rsidRPr="00F81F07" w:rsidRDefault="007D27BC" w:rsidP="007D27BC">
      <w:pPr>
        <w:pStyle w:val="NormalWeb"/>
        <w:numPr>
          <w:ilvl w:val="0"/>
          <w:numId w:val="1"/>
        </w:numPr>
        <w:rPr>
          <w:ins w:id="782" w:author="Andrey Lartsev [2]" w:date="2026-03-05T16:02:00Z"/>
          <w:lang w:val="ru-RU"/>
          <w:rPrChange w:id="783" w:author="Andrey Lartsev [2]" w:date="2026-03-05T16:02:00Z">
            <w:rPr>
              <w:ins w:id="784" w:author="Andrey Lartsev [2]" w:date="2026-03-05T16:02:00Z"/>
            </w:rPr>
          </w:rPrChange>
        </w:rPr>
      </w:pPr>
      <w:del w:id="785" w:author="Andrey Lartsev [2]" w:date="2026-03-05T16:02:00Z">
        <w:r w:rsidRPr="002810D2" w:rsidDel="00F81F07">
          <w:rPr>
            <w:lang w:val="ru-RU"/>
          </w:rPr>
          <w:delText>Порядок использования</w:delText>
        </w:r>
      </w:del>
      <w:ins w:id="786" w:author="Andrey Lartsev [2]" w:date="2026-03-05T16:02:00Z">
        <w:r w:rsidR="00F81F07">
          <w:rPr>
            <w:lang w:val="ru-RU"/>
          </w:rPr>
          <w:t>Обновление БД</w:t>
        </w:r>
      </w:ins>
      <w:r w:rsidRPr="002810D2">
        <w:rPr>
          <w:lang w:val="ru-RU"/>
        </w:rPr>
        <w:t xml:space="preserve"> в окружении разработки</w:t>
      </w:r>
      <w:ins w:id="787" w:author="Andrey Lartsev [2]" w:date="2026-03-05T16:02:00Z">
        <w:r w:rsidR="00F81F07" w:rsidRPr="00F81F07">
          <w:rPr>
            <w:lang w:val="ru-RU"/>
            <w:rPrChange w:id="788" w:author="Andrey Lartsev [2]" w:date="2026-03-05T16:02:00Z">
              <w:rPr/>
            </w:rPrChange>
          </w:rPr>
          <w:t>:</w:t>
        </w:r>
      </w:ins>
      <w:del w:id="789" w:author="Andrey Lartsev [2]" w:date="2026-03-05T16:02:00Z">
        <w:r w:rsidRPr="002810D2" w:rsidDel="00F81F07">
          <w:rPr>
            <w:lang w:val="ru-RU"/>
          </w:rPr>
          <w:delText xml:space="preserve"> (</w:delText>
        </w:r>
        <w:r w:rsidDel="00F81F07">
          <w:delText>TBD</w:delText>
        </w:r>
        <w:r w:rsidRPr="002810D2" w:rsidDel="00F81F07">
          <w:rPr>
            <w:lang w:val="ru-RU"/>
          </w:rPr>
          <w:delText>)</w:delText>
        </w:r>
      </w:del>
    </w:p>
    <w:p w14:paraId="51F01778" w14:textId="757B9D1F" w:rsidR="00F81F07" w:rsidRPr="00B26AA8" w:rsidRDefault="00F81F07" w:rsidP="00F81F07">
      <w:pPr>
        <w:pStyle w:val="NormalWeb"/>
        <w:numPr>
          <w:ilvl w:val="1"/>
          <w:numId w:val="1"/>
        </w:numPr>
        <w:rPr>
          <w:ins w:id="790" w:author="Andrey Lartsev [2]" w:date="2026-03-05T16:08:00Z"/>
          <w:lang w:val="ru-RU"/>
          <w:rPrChange w:id="791" w:author="Andrey Lartsev [2]" w:date="2026-03-05T16:08:00Z">
            <w:rPr>
              <w:ins w:id="792" w:author="Andrey Lartsev [2]" w:date="2026-03-05T16:08:00Z"/>
            </w:rPr>
          </w:rPrChange>
        </w:rPr>
      </w:pPr>
      <w:ins w:id="793" w:author="Andrey Lartsev [2]" w:date="2026-03-05T16:02:00Z">
        <w:r>
          <w:rPr>
            <w:lang w:val="ru-RU"/>
          </w:rPr>
          <w:t xml:space="preserve">В </w:t>
        </w:r>
        <w:r>
          <w:t>git</w:t>
        </w:r>
        <w:r w:rsidRPr="00F81F07">
          <w:rPr>
            <w:lang w:val="ru-RU"/>
            <w:rPrChange w:id="794" w:author="Andrey Lartsev [2]" w:date="2026-03-05T16:03:00Z">
              <w:rPr/>
            </w:rPrChange>
          </w:rPr>
          <w:t xml:space="preserve"> </w:t>
        </w:r>
        <w:r>
          <w:rPr>
            <w:lang w:val="ru-RU"/>
          </w:rPr>
          <w:t xml:space="preserve">добавить </w:t>
        </w:r>
      </w:ins>
      <w:ins w:id="795" w:author="Andrey Lartsev [2]" w:date="2026-03-05T16:03:00Z">
        <w:r>
          <w:t>pipeline</w:t>
        </w:r>
        <w:r w:rsidRPr="00F81F07">
          <w:rPr>
            <w:lang w:val="ru-RU"/>
            <w:rPrChange w:id="796" w:author="Andrey Lartsev [2]" w:date="2026-03-05T16:03:00Z">
              <w:rPr/>
            </w:rPrChange>
          </w:rPr>
          <w:t xml:space="preserve"> </w:t>
        </w:r>
        <w:r>
          <w:rPr>
            <w:lang w:val="ru-RU"/>
          </w:rPr>
          <w:t xml:space="preserve">который </w:t>
        </w:r>
      </w:ins>
      <w:ins w:id="797" w:author="Andrey Lartsev [2]" w:date="2026-03-05T16:04:00Z">
        <w:r>
          <w:rPr>
            <w:lang w:val="ru-RU"/>
          </w:rPr>
          <w:t xml:space="preserve">получает из ветки </w:t>
        </w:r>
      </w:ins>
      <w:ins w:id="798" w:author="Andrey Lartsev [2]" w:date="2026-04-05T23:07:00Z" w16du:dateUtc="2026-04-05T20:07:00Z">
        <w:r w:rsidR="009378B2">
          <w:rPr>
            <w:lang w:val="ru-RU"/>
          </w:rPr>
          <w:t>код,</w:t>
        </w:r>
      </w:ins>
      <w:ins w:id="799" w:author="Andrey Lartsev [2]" w:date="2026-03-05T16:04:00Z">
        <w:r>
          <w:rPr>
            <w:lang w:val="ru-RU"/>
          </w:rPr>
          <w:t xml:space="preserve"> содержащий</w:t>
        </w:r>
      </w:ins>
      <w:ins w:id="800" w:author="Andrey Lartsev [2]" w:date="2026-03-05T16:05:00Z">
        <w:r>
          <w:rPr>
            <w:lang w:val="ru-RU"/>
          </w:rPr>
          <w:t xml:space="preserve"> </w:t>
        </w:r>
        <w:r>
          <w:t>DDL</w:t>
        </w:r>
        <w:r w:rsidRPr="00F81F07">
          <w:rPr>
            <w:lang w:val="ru-RU"/>
            <w:rPrChange w:id="801" w:author="Andrey Lartsev [2]" w:date="2026-03-05T16:06:00Z">
              <w:rPr/>
            </w:rPrChange>
          </w:rPr>
          <w:t>/</w:t>
        </w:r>
      </w:ins>
      <w:ins w:id="802" w:author="Andrey Lartsev [2]" w:date="2026-03-05T16:06:00Z">
        <w:r>
          <w:t>DML</w:t>
        </w:r>
        <w:r>
          <w:rPr>
            <w:lang w:val="ru-RU"/>
          </w:rPr>
          <w:t xml:space="preserve"> скрипты и</w:t>
        </w:r>
      </w:ins>
      <w:ins w:id="803" w:author="Andrey Lartsev [2]" w:date="2026-03-05T16:04:00Z">
        <w:r>
          <w:rPr>
            <w:lang w:val="ru-RU"/>
          </w:rPr>
          <w:t xml:space="preserve"> </w:t>
        </w:r>
      </w:ins>
      <w:ins w:id="804" w:author="Andrey Lartsev [2]" w:date="2026-03-05T16:06:00Z">
        <w:r>
          <w:rPr>
            <w:lang w:val="ru-RU"/>
          </w:rPr>
          <w:t xml:space="preserve">применяет утилиту </w:t>
        </w:r>
        <w:proofErr w:type="spellStart"/>
        <w:r>
          <w:t>dbmigrate</w:t>
        </w:r>
        <w:proofErr w:type="spellEnd"/>
        <w:r w:rsidRPr="00F81F07">
          <w:rPr>
            <w:lang w:val="ru-RU"/>
            <w:rPrChange w:id="805" w:author="Andrey Lartsev [2]" w:date="2026-03-05T16:06:00Z">
              <w:rPr/>
            </w:rPrChange>
          </w:rPr>
          <w:t xml:space="preserve"> </w:t>
        </w:r>
        <w:r>
          <w:rPr>
            <w:lang w:val="ru-RU"/>
          </w:rPr>
          <w:t xml:space="preserve">для каждой </w:t>
        </w:r>
      </w:ins>
      <w:ins w:id="806" w:author="Andrey Lartsev [2]" w:date="2026-03-05T16:07:00Z">
        <w:r>
          <w:rPr>
            <w:lang w:val="ru-RU"/>
          </w:rPr>
          <w:t>целевой схемы БД</w:t>
        </w:r>
      </w:ins>
      <w:ins w:id="807" w:author="Andrey Lartsev [2]" w:date="2026-03-05T16:03:00Z">
        <w:r w:rsidRPr="00F81F07">
          <w:rPr>
            <w:lang w:val="ru-RU"/>
            <w:rPrChange w:id="808" w:author="Andrey Lartsev [2]" w:date="2026-03-05T16:03:00Z">
              <w:rPr/>
            </w:rPrChange>
          </w:rPr>
          <w:t>:</w:t>
        </w:r>
      </w:ins>
    </w:p>
    <w:p w14:paraId="66487B01" w14:textId="10063951" w:rsidR="00B26AA8" w:rsidRPr="00B26AA8" w:rsidRDefault="00B26AA8">
      <w:pPr>
        <w:pStyle w:val="NormalWeb"/>
        <w:numPr>
          <w:ilvl w:val="2"/>
          <w:numId w:val="1"/>
        </w:numPr>
        <w:rPr>
          <w:ins w:id="809" w:author="Andrey Lartsev [2]" w:date="2026-03-05T16:08:00Z"/>
          <w:lang w:val="ru-RU"/>
          <w:rPrChange w:id="810" w:author="Andrey Lartsev [2]" w:date="2026-03-05T16:08:00Z">
            <w:rPr>
              <w:ins w:id="811" w:author="Andrey Lartsev [2]" w:date="2026-03-05T16:08:00Z"/>
            </w:rPr>
          </w:rPrChange>
        </w:rPr>
        <w:pPrChange w:id="812" w:author="Andrey Lartsev [2]" w:date="2026-03-05T16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813" w:author="Andrey Lartsev [2]" w:date="2026-03-05T16:08:00Z">
        <w:r>
          <w:t>git</w:t>
        </w:r>
        <w:r w:rsidRPr="00B26AA8">
          <w:rPr>
            <w:lang w:val="ru-RU"/>
            <w:rPrChange w:id="814" w:author="Andrey Lartsev [2]" w:date="2026-03-05T16:09:00Z">
              <w:rPr/>
            </w:rPrChange>
          </w:rPr>
          <w:t xml:space="preserve"> </w:t>
        </w:r>
        <w:r>
          <w:t>clone</w:t>
        </w:r>
        <w:r w:rsidRPr="00B26AA8">
          <w:rPr>
            <w:lang w:val="ru-RU"/>
            <w:rPrChange w:id="815" w:author="Andrey Lartsev [2]" w:date="2026-03-05T16:09:00Z">
              <w:rPr/>
            </w:rPrChange>
          </w:rPr>
          <w:t xml:space="preserve"> &lt;</w:t>
        </w:r>
        <w:proofErr w:type="spellStart"/>
        <w:r>
          <w:t>url</w:t>
        </w:r>
      </w:ins>
      <w:proofErr w:type="spellEnd"/>
      <w:ins w:id="816" w:author="Andrey Lartsev [2]" w:date="2026-03-05T16:09:00Z">
        <w:r w:rsidRPr="00B26AA8">
          <w:rPr>
            <w:lang w:val="ru-RU"/>
            <w:rPrChange w:id="817" w:author="Andrey Lartsev [2]" w:date="2026-03-05T16:09:00Z">
              <w:rPr/>
            </w:rPrChange>
          </w:rPr>
          <w:t xml:space="preserve"> </w:t>
        </w:r>
        <w:r>
          <w:rPr>
            <w:lang w:val="ru-RU"/>
          </w:rPr>
          <w:t>содержащий изменения в схемах БД</w:t>
        </w:r>
      </w:ins>
      <w:ins w:id="818" w:author="Andrey Lartsev [2]" w:date="2026-03-05T16:08:00Z">
        <w:r w:rsidRPr="00B26AA8">
          <w:rPr>
            <w:lang w:val="ru-RU"/>
            <w:rPrChange w:id="819" w:author="Andrey Lartsev [2]" w:date="2026-03-05T16:09:00Z">
              <w:rPr/>
            </w:rPrChange>
          </w:rPr>
          <w:t>&gt;</w:t>
        </w:r>
      </w:ins>
    </w:p>
    <w:p w14:paraId="167307D0" w14:textId="3B7D7F37" w:rsidR="00F81F07" w:rsidRDefault="00B26AA8">
      <w:pPr>
        <w:pStyle w:val="NormalWeb"/>
        <w:numPr>
          <w:ilvl w:val="2"/>
          <w:numId w:val="1"/>
        </w:numPr>
        <w:rPr>
          <w:ins w:id="820" w:author="Andrey Lartsev [2]" w:date="2026-03-05T16:09:00Z"/>
        </w:rPr>
        <w:pPrChange w:id="821" w:author="Andrey Lartsev [2]" w:date="2026-03-05T16:10:00Z">
          <w:pPr>
            <w:pStyle w:val="NormalWeb"/>
            <w:numPr>
              <w:ilvl w:val="1"/>
              <w:numId w:val="1"/>
            </w:numPr>
            <w:tabs>
              <w:tab w:val="num" w:pos="1440"/>
            </w:tabs>
            <w:ind w:left="1440" w:hanging="360"/>
          </w:pPr>
        </w:pPrChange>
      </w:pPr>
      <w:ins w:id="822" w:author="Andrey Lartsev [2]" w:date="2026-03-05T16:14:00Z">
        <w:r>
          <w:t>USER_PASSWORD=</w:t>
        </w:r>
      </w:ins>
      <w:ins w:id="823" w:author="Andrey Lartsev [2]" w:date="2026-03-05T16:15:00Z">
        <w:r>
          <w:t>***</w:t>
        </w:r>
      </w:ins>
      <w:ins w:id="824" w:author="Andrey Lartsev [2]" w:date="2026-03-05T16:14:00Z">
        <w:r>
          <w:t xml:space="preserve"> </w:t>
        </w:r>
      </w:ins>
      <w:ins w:id="825" w:author="Andrey Lartsev [2]" w:date="2026-03-05T16:07:00Z">
        <w:r w:rsidR="00F81F07">
          <w:t>dbmigrat</w:t>
        </w:r>
      </w:ins>
      <w:ins w:id="826" w:author="Andrey Lartsev" w:date="2026-03-31T21:04:00Z">
        <w:r w:rsidR="00A16DDA">
          <w:t>ion</w:t>
        </w:r>
      </w:ins>
      <w:ins w:id="827" w:author="Andrey Lartsev [2]" w:date="2026-03-05T16:07:00Z">
        <w:del w:id="828" w:author="Andrey Lartsev" w:date="2026-03-31T21:04:00Z">
          <w:r w:rsidR="00F81F07" w:rsidDel="00A16DDA">
            <w:delText>e</w:delText>
          </w:r>
        </w:del>
        <w:r w:rsidR="00F81F07">
          <w:t>.p</w:t>
        </w:r>
        <w:r>
          <w:t xml:space="preserve">y </w:t>
        </w:r>
      </w:ins>
      <w:ins w:id="829" w:author="Andrey Lartsev [2]" w:date="2026-03-05T16:16:00Z">
        <w:del w:id="830" w:author="Andrey Lartsev" w:date="2026-03-31T21:04:00Z">
          <w:r w:rsidDel="00A16DDA">
            <w:delText>migrate</w:delText>
          </w:r>
        </w:del>
      </w:ins>
      <w:ins w:id="831" w:author="Andrey Lartsev" w:date="2026-03-31T21:04:00Z">
        <w:r w:rsidR="00A16DDA">
          <w:t xml:space="preserve">update </w:t>
        </w:r>
      </w:ins>
      <w:ins w:id="832" w:author="Andrey Lartsev [2]" w:date="2026-03-05T16:16:00Z">
        <w:del w:id="833" w:author="Andrey Lartsev" w:date="2026-03-31T21:04:00Z">
          <w:r w:rsidDel="00A16DDA">
            <w:delText xml:space="preserve"> </w:delText>
          </w:r>
        </w:del>
        <w:r>
          <w:t xml:space="preserve">–host </w:t>
        </w:r>
      </w:ins>
      <w:ins w:id="834" w:author="Andrey Lartsev [2]" w:date="2026-03-05T16:07:00Z">
        <w:r>
          <w:t>&lt;host&gt;</w:t>
        </w:r>
      </w:ins>
      <w:ins w:id="835" w:author="Andrey Lartsev [2]" w:date="2026-03-05T16:16:00Z">
        <w:r>
          <w:t xml:space="preserve"> --port</w:t>
        </w:r>
      </w:ins>
      <w:ins w:id="836" w:author="Andrey Lartsev [2]" w:date="2026-03-05T16:07:00Z">
        <w:r>
          <w:t xml:space="preserve"> &lt;port&gt;</w:t>
        </w:r>
      </w:ins>
      <w:ins w:id="837" w:author="Andrey Lartsev [2]" w:date="2026-03-05T16:16:00Z">
        <w:r>
          <w:t xml:space="preserve"> --</w:t>
        </w:r>
        <w:proofErr w:type="spellStart"/>
        <w:r>
          <w:t>db</w:t>
        </w:r>
      </w:ins>
      <w:ins w:id="838" w:author="Andrey Lartsev" w:date="2026-03-31T21:04:00Z">
        <w:r w:rsidR="00A16DDA">
          <w:t>name</w:t>
        </w:r>
      </w:ins>
      <w:proofErr w:type="spellEnd"/>
      <w:ins w:id="839" w:author="Andrey Lartsev [2]" w:date="2026-03-05T16:17:00Z">
        <w:r>
          <w:t xml:space="preserve"> </w:t>
        </w:r>
      </w:ins>
      <w:ins w:id="840" w:author="Andrey Lartsev [2]" w:date="2026-03-05T16:07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841" w:author="Andrey Lartsev [2]" w:date="2026-03-05T16:16:00Z">
        <w:r>
          <w:t>--</w:t>
        </w:r>
        <w:proofErr w:type="gramStart"/>
        <w:r>
          <w:t>user-name</w:t>
        </w:r>
        <w:proofErr w:type="gramEnd"/>
        <w:r>
          <w:t xml:space="preserve"> </w:t>
        </w:r>
      </w:ins>
      <w:ins w:id="842" w:author="Andrey Lartsev [2]" w:date="2026-03-05T16:14:00Z">
        <w:r>
          <w:t>&lt;</w:t>
        </w:r>
        <w:proofErr w:type="spellStart"/>
        <w:r>
          <w:t>user_name</w:t>
        </w:r>
        <w:proofErr w:type="spellEnd"/>
        <w:r>
          <w:t xml:space="preserve">&gt; </w:t>
        </w:r>
      </w:ins>
      <w:ins w:id="843" w:author="Andrey Lartsev [2]" w:date="2026-03-05T16:17:00Z">
        <w:r>
          <w:t xml:space="preserve"> </w:t>
        </w:r>
        <w:del w:id="844" w:author="Andrey Lartsev" w:date="2026-03-31T21:07:00Z">
          <w:r w:rsidDel="00A16DDA">
            <w:delText>--sch</w:delText>
          </w:r>
        </w:del>
        <w:del w:id="845" w:author="Andrey Lartsev" w:date="2026-03-31T21:06:00Z">
          <w:r w:rsidDel="00A16DDA">
            <w:delText xml:space="preserve">ema </w:delText>
          </w:r>
        </w:del>
      </w:ins>
      <w:ins w:id="846" w:author="Andrey Lartsev [2]" w:date="2026-03-05T16:07:00Z">
        <w:del w:id="847" w:author="Andrey Lartsev" w:date="2026-03-31T21:06:00Z">
          <w:r w:rsidDel="00A16DDA">
            <w:delText>&lt;</w:delText>
          </w:r>
        </w:del>
        <w:r>
          <w:t>sc</w:t>
        </w:r>
      </w:ins>
      <w:ins w:id="848" w:author="Andrey Lartsev [2]" w:date="2026-03-05T16:08:00Z">
        <w:r>
          <w:t>hema</w:t>
        </w:r>
      </w:ins>
      <w:ins w:id="849" w:author="Andrey Lartsev [2]" w:date="2026-03-05T16:09:00Z">
        <w:r>
          <w:t>1</w:t>
        </w:r>
      </w:ins>
      <w:ins w:id="850" w:author="Andrey Lartsev [2]" w:date="2026-03-05T16:08:00Z">
        <w:del w:id="851" w:author="Andrey Lartsev" w:date="2026-03-31T21:07:00Z">
          <w:r w:rsidDel="00A16DDA">
            <w:delText>&gt;</w:delText>
          </w:r>
        </w:del>
      </w:ins>
      <w:ins w:id="852" w:author="Andrey Lartsev" w:date="2026-03-31T21:05:00Z">
        <w:r w:rsidR="00A16DDA">
          <w:t xml:space="preserve">  </w:t>
        </w:r>
      </w:ins>
      <w:ins w:id="853" w:author="Andrey Lartsev [2]" w:date="2026-04-05T21:13:00Z" w16du:dateUtc="2026-04-05T18:13:00Z">
        <w:r w:rsidR="003C5017">
          <w:t>./</w:t>
        </w:r>
        <w:proofErr w:type="spellStart"/>
        <w:r w:rsidR="003C5017">
          <w:t>db</w:t>
        </w:r>
        <w:proofErr w:type="spellEnd"/>
        <w:r w:rsidR="003C5017">
          <w:t>/schema1</w:t>
        </w:r>
      </w:ins>
      <w:ins w:id="854" w:author="Andrey Lartsev" w:date="2026-03-31T21:06:00Z">
        <w:del w:id="855" w:author="Andrey Lartsev [2]" w:date="2026-04-05T21:13:00Z" w16du:dateUtc="2026-04-05T18:13:00Z">
          <w:r w:rsidR="00A16DDA" w:rsidDel="003C5017">
            <w:delText>./</w:delText>
          </w:r>
        </w:del>
      </w:ins>
      <w:ins w:id="856" w:author="Andrey Lartsev [2]" w:date="2026-03-05T16:07:00Z">
        <w:r w:rsidR="00F81F07">
          <w:t xml:space="preserve"> </w:t>
        </w:r>
      </w:ins>
    </w:p>
    <w:p w14:paraId="33CB5E80" w14:textId="0FE96C4D" w:rsidR="00B26AA8" w:rsidRPr="00B26AA8" w:rsidRDefault="00B26AA8">
      <w:pPr>
        <w:pStyle w:val="NormalWeb"/>
        <w:numPr>
          <w:ilvl w:val="2"/>
          <w:numId w:val="1"/>
        </w:numPr>
        <w:rPr>
          <w:rPrChange w:id="857" w:author="Andrey Lartsev [2]" w:date="2026-03-05T16:08:00Z">
            <w:rPr>
              <w:lang w:val="ru-RU"/>
            </w:rPr>
          </w:rPrChange>
        </w:rPr>
        <w:pPrChange w:id="858" w:author="Andrey Lartsev [2]" w:date="2026-03-05T16:10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859" w:author="Andrey Lartsev [2]" w:date="2026-03-05T16:15:00Z">
        <w:r>
          <w:t xml:space="preserve">USER_PASSWORD=*** </w:t>
        </w:r>
      </w:ins>
      <w:ins w:id="860" w:author="Andrey Lartsev" w:date="2026-03-31T21:04:00Z">
        <w:r w:rsidR="00A16DDA">
          <w:t>dbmigration</w:t>
        </w:r>
      </w:ins>
      <w:ins w:id="861" w:author="Andrey Lartsev [2]" w:date="2026-03-05T16:15:00Z">
        <w:del w:id="862" w:author="Andrey Lartsev" w:date="2026-03-31T21:04:00Z">
          <w:r w:rsidDel="00A16DDA">
            <w:delText>dbmigrate</w:delText>
          </w:r>
        </w:del>
        <w:r>
          <w:t>.py</w:t>
        </w:r>
      </w:ins>
      <w:ins w:id="863" w:author="Andrey Lartsev" w:date="2026-03-31T21:07:00Z">
        <w:r w:rsidR="00A16DDA">
          <w:t xml:space="preserve"> update</w:t>
        </w:r>
      </w:ins>
      <w:ins w:id="864" w:author="Andrey Lartsev [2]" w:date="2026-03-05T16:15:00Z">
        <w:del w:id="865" w:author="Andrey Lartsev" w:date="2026-03-31T21:07:00Z">
          <w:r w:rsidDel="00A16DDA">
            <w:delText xml:space="preserve"> </w:delText>
          </w:r>
        </w:del>
      </w:ins>
      <w:ins w:id="866" w:author="Andrey Lartsev [2]" w:date="2026-03-05T16:17:00Z">
        <w:del w:id="867" w:author="Andrey Lartsev" w:date="2026-03-31T21:07:00Z">
          <w:r w:rsidDel="00A16DDA">
            <w:delText>migrate</w:delText>
          </w:r>
        </w:del>
        <w:r>
          <w:t xml:space="preserve"> –host </w:t>
        </w:r>
      </w:ins>
      <w:ins w:id="868" w:author="Andrey Lartsev [2]" w:date="2026-03-05T16:15:00Z">
        <w:r>
          <w:t xml:space="preserve">&lt;host&gt; </w:t>
        </w:r>
      </w:ins>
      <w:ins w:id="869" w:author="Andrey Lartsev [2]" w:date="2026-03-05T16:17:00Z">
        <w:r>
          <w:t xml:space="preserve">--port </w:t>
        </w:r>
      </w:ins>
      <w:ins w:id="870" w:author="Andrey Lartsev [2]" w:date="2026-03-05T16:15:00Z">
        <w:r>
          <w:t xml:space="preserve">&lt;port&gt; </w:t>
        </w:r>
      </w:ins>
      <w:ins w:id="871" w:author="Andrey Lartsev [2]" w:date="2026-03-05T16:17:00Z">
        <w:r>
          <w:t>--</w:t>
        </w:r>
        <w:proofErr w:type="spellStart"/>
        <w:r>
          <w:t>db</w:t>
        </w:r>
      </w:ins>
      <w:ins w:id="872" w:author="Andrey Lartsev" w:date="2026-03-31T21:07:00Z">
        <w:r w:rsidR="00A16DDA">
          <w:t>name</w:t>
        </w:r>
      </w:ins>
      <w:proofErr w:type="spellEnd"/>
      <w:ins w:id="873" w:author="Andrey Lartsev [2]" w:date="2026-03-05T16:17:00Z">
        <w:r>
          <w:t xml:space="preserve"> </w:t>
        </w:r>
      </w:ins>
      <w:ins w:id="874" w:author="Andrey Lartsev [2]" w:date="2026-03-05T16:15:00Z">
        <w:r>
          <w:t>&lt;</w:t>
        </w:r>
        <w:proofErr w:type="spellStart"/>
        <w:r>
          <w:t>db</w:t>
        </w:r>
        <w:proofErr w:type="spellEnd"/>
        <w:r>
          <w:t xml:space="preserve">&gt; </w:t>
        </w:r>
      </w:ins>
      <w:ins w:id="875" w:author="Andrey Lartsev [2]" w:date="2026-03-05T16:17:00Z">
        <w:r>
          <w:t>--user</w:t>
        </w:r>
        <w:del w:id="876" w:author="Andrey Lartsev" w:date="2026-03-31T21:05:00Z">
          <w:r w:rsidDel="00A16DDA">
            <w:delText>-name</w:delText>
          </w:r>
        </w:del>
        <w:r>
          <w:t xml:space="preserve"> </w:t>
        </w:r>
      </w:ins>
      <w:ins w:id="877" w:author="Andrey Lartsev [2]" w:date="2026-03-05T16:15:00Z">
        <w:r>
          <w:t>&lt;</w:t>
        </w:r>
        <w:proofErr w:type="spellStart"/>
        <w:r>
          <w:t>user_name</w:t>
        </w:r>
        <w:proofErr w:type="spellEnd"/>
        <w:r>
          <w:t xml:space="preserve">&gt; </w:t>
        </w:r>
      </w:ins>
      <w:ins w:id="878" w:author="Andrey Lartsev [2]" w:date="2026-03-05T16:17:00Z">
        <w:del w:id="879" w:author="Andrey Lartsev" w:date="2026-03-31T21:05:00Z">
          <w:r w:rsidDel="00A16DDA">
            <w:delText xml:space="preserve">--schema </w:delText>
          </w:r>
        </w:del>
      </w:ins>
      <w:ins w:id="880" w:author="Andrey Lartsev [2]" w:date="2026-03-05T16:15:00Z">
        <w:del w:id="881" w:author="Andrey Lartsev" w:date="2026-03-31T21:07:00Z">
          <w:r w:rsidDel="00A16DDA">
            <w:delText>&lt;</w:delText>
          </w:r>
        </w:del>
        <w:r>
          <w:t>schema</w:t>
        </w:r>
      </w:ins>
      <w:ins w:id="882" w:author="Andrey Lartsev" w:date="2026-03-31T21:07:00Z">
        <w:r w:rsidR="00A16DDA">
          <w:t>2</w:t>
        </w:r>
      </w:ins>
      <w:ins w:id="883" w:author="Andrey Lartsev [2]" w:date="2026-03-05T16:15:00Z">
        <w:del w:id="884" w:author="Andrey Lartsev" w:date="2026-03-31T21:07:00Z">
          <w:r w:rsidDel="00A16DDA">
            <w:delText>1&gt;</w:delText>
          </w:r>
        </w:del>
        <w:r>
          <w:t xml:space="preserve"> </w:t>
        </w:r>
      </w:ins>
      <w:ins w:id="885" w:author="Andrey Lartsev" w:date="2026-03-31T21:07:00Z">
        <w:r w:rsidR="00A16DDA">
          <w:t>./</w:t>
        </w:r>
      </w:ins>
      <w:proofErr w:type="spellStart"/>
      <w:ins w:id="886" w:author="Andrey Lartsev [2]" w:date="2026-04-05T21:14:00Z" w16du:dateUtc="2026-04-05T18:14:00Z">
        <w:r w:rsidR="003C5017">
          <w:t>db</w:t>
        </w:r>
        <w:proofErr w:type="spellEnd"/>
        <w:r w:rsidR="003C5017">
          <w:t>/schema1</w:t>
        </w:r>
      </w:ins>
    </w:p>
    <w:p w14:paraId="7B2BF9A8" w14:textId="194D79CE" w:rsidR="007D27BC" w:rsidRDefault="009378B2" w:rsidP="007D27BC">
      <w:pPr>
        <w:pStyle w:val="NormalWeb"/>
        <w:numPr>
          <w:ilvl w:val="0"/>
          <w:numId w:val="1"/>
        </w:numPr>
        <w:rPr>
          <w:ins w:id="887" w:author="Andrey Lartsev [2]" w:date="2026-03-05T16:10:00Z"/>
          <w:lang w:val="ru-RU"/>
        </w:rPr>
      </w:pPr>
      <w:ins w:id="888" w:author="Andrey Lartsev [2]" w:date="2026-04-05T23:11:00Z" w16du:dateUtc="2026-04-05T20:11:00Z">
        <w:r>
          <w:rPr>
            <w:lang w:val="ru-RU"/>
          </w:rPr>
          <w:t>О</w:t>
        </w:r>
      </w:ins>
      <w:del w:id="889" w:author="Andrey Lartsev [2]" w:date="2026-04-05T23:11:00Z" w16du:dateUtc="2026-04-05T20:11:00Z">
        <w:r w:rsidR="007D27BC" w:rsidRPr="002810D2" w:rsidDel="009378B2">
          <w:rPr>
            <w:lang w:val="ru-RU"/>
          </w:rPr>
          <w:delText xml:space="preserve">Порядок </w:delText>
        </w:r>
      </w:del>
      <w:del w:id="890" w:author="Andrey Lartsev [2]" w:date="2026-03-05T16:34:00Z">
        <w:r w:rsidR="007D27BC" w:rsidRPr="002810D2" w:rsidDel="00AF0E96">
          <w:rPr>
            <w:lang w:val="ru-RU"/>
          </w:rPr>
          <w:delText xml:space="preserve">использования </w:delText>
        </w:r>
      </w:del>
      <w:ins w:id="891" w:author="Andrey Lartsev [2]" w:date="2026-03-05T16:34:00Z">
        <w:r w:rsidR="00AF0E96">
          <w:rPr>
            <w:lang w:val="ru-RU"/>
          </w:rPr>
          <w:t>бно</w:t>
        </w:r>
      </w:ins>
      <w:ins w:id="892" w:author="Andrey Lartsev [2]" w:date="2026-03-05T16:35:00Z">
        <w:r w:rsidR="00AF0E96">
          <w:rPr>
            <w:lang w:val="ru-RU"/>
          </w:rPr>
          <w:t>влени</w:t>
        </w:r>
      </w:ins>
      <w:ins w:id="893" w:author="Andrey Lartsev [2]" w:date="2026-04-05T23:11:00Z" w16du:dateUtc="2026-04-05T20:11:00Z">
        <w:r>
          <w:rPr>
            <w:lang w:val="ru-RU"/>
          </w:rPr>
          <w:t>е</w:t>
        </w:r>
      </w:ins>
      <w:ins w:id="894" w:author="Andrey Lartsev [2]" w:date="2026-03-05T16:35:00Z">
        <w:r w:rsidR="00AF0E96">
          <w:rPr>
            <w:lang w:val="ru-RU"/>
          </w:rPr>
          <w:t xml:space="preserve"> БД в </w:t>
        </w:r>
      </w:ins>
      <w:del w:id="895" w:author="Andrey Lartsev [2]" w:date="2026-03-05T16:35:00Z">
        <w:r w:rsidR="007D27BC" w:rsidRPr="002810D2" w:rsidDel="00AF0E96">
          <w:rPr>
            <w:lang w:val="ru-RU"/>
          </w:rPr>
          <w:delText xml:space="preserve">в </w:delText>
        </w:r>
      </w:del>
      <w:r w:rsidR="007D27BC" w:rsidRPr="002810D2">
        <w:rPr>
          <w:lang w:val="ru-RU"/>
        </w:rPr>
        <w:t>промышленном окружении</w:t>
      </w:r>
      <w:ins w:id="896" w:author="Andrey Lartsev [2]" w:date="2026-03-05T16:26:00Z">
        <w:r w:rsidR="00D65FBC" w:rsidRPr="00D65FBC">
          <w:rPr>
            <w:lang w:val="ru-RU"/>
            <w:rPrChange w:id="897" w:author="Andrey Lartsev [2]" w:date="2026-03-05T16:26:00Z">
              <w:rPr/>
            </w:rPrChange>
          </w:rPr>
          <w:t>:</w:t>
        </w:r>
      </w:ins>
      <w:del w:id="898" w:author="Andrey Lartsev [2]" w:date="2026-03-05T16:10:00Z">
        <w:r w:rsidR="007D27BC" w:rsidRPr="002810D2" w:rsidDel="00B26AA8">
          <w:rPr>
            <w:lang w:val="ru-RU"/>
          </w:rPr>
          <w:delText xml:space="preserve"> (</w:delText>
        </w:r>
        <w:r w:rsidR="007D27BC" w:rsidDel="00B26AA8">
          <w:delText>TBD</w:delText>
        </w:r>
        <w:r w:rsidR="007D27BC" w:rsidRPr="002810D2" w:rsidDel="00B26AA8">
          <w:rPr>
            <w:lang w:val="ru-RU"/>
          </w:rPr>
          <w:delText>)</w:delText>
        </w:r>
      </w:del>
    </w:p>
    <w:p w14:paraId="1D9E5030" w14:textId="33D20F2A" w:rsidR="00AF0E96" w:rsidRPr="00AF0E96" w:rsidRDefault="00AF0E96" w:rsidP="00B26AA8">
      <w:pPr>
        <w:pStyle w:val="NormalWeb"/>
        <w:numPr>
          <w:ilvl w:val="1"/>
          <w:numId w:val="1"/>
        </w:numPr>
        <w:rPr>
          <w:ins w:id="899" w:author="Andrey Lartsev [2]" w:date="2026-03-05T16:31:00Z"/>
          <w:lang w:val="ru-RU"/>
          <w:rPrChange w:id="900" w:author="Andrey Lartsev [2]" w:date="2026-03-05T16:31:00Z">
            <w:rPr>
              <w:ins w:id="901" w:author="Andrey Lartsev [2]" w:date="2026-03-05T16:31:00Z"/>
            </w:rPr>
          </w:rPrChange>
        </w:rPr>
      </w:pPr>
      <w:ins w:id="902" w:author="Andrey Lartsev [2]" w:date="2026-03-05T16:31:00Z">
        <w:r>
          <w:rPr>
            <w:lang w:val="ru-RU"/>
          </w:rPr>
          <w:t>Подразумевается возможность при</w:t>
        </w:r>
      </w:ins>
      <w:ins w:id="903" w:author="Andrey Lartsev [2]" w:date="2026-03-05T16:32:00Z">
        <w:r>
          <w:rPr>
            <w:lang w:val="ru-RU"/>
          </w:rPr>
          <w:t>менения подхода с горячим внедрением</w:t>
        </w:r>
      </w:ins>
      <w:ins w:id="904" w:author="Andrey Lartsev [2]" w:date="2026-03-05T16:33:00Z">
        <w:r w:rsidRPr="00AF0E96">
          <w:rPr>
            <w:lang w:val="ru-RU"/>
            <w:rPrChange w:id="905" w:author="Andrey Lartsev [2]" w:date="2026-03-05T16:33:00Z">
              <w:rPr/>
            </w:rPrChange>
          </w:rPr>
          <w:t xml:space="preserve"> (</w:t>
        </w:r>
        <w:r>
          <w:rPr>
            <w:lang w:val="ru-RU"/>
          </w:rPr>
          <w:t>см выше)</w:t>
        </w:r>
      </w:ins>
    </w:p>
    <w:p w14:paraId="65DB8176" w14:textId="0616F900" w:rsidR="00AF0E96" w:rsidRPr="00AF0E96" w:rsidRDefault="00AF0E96" w:rsidP="00B26AA8">
      <w:pPr>
        <w:pStyle w:val="NormalWeb"/>
        <w:numPr>
          <w:ilvl w:val="1"/>
          <w:numId w:val="1"/>
        </w:numPr>
        <w:rPr>
          <w:ins w:id="906" w:author="Andrey Lartsev [2]" w:date="2026-03-05T16:29:00Z"/>
          <w:lang w:val="ru-RU"/>
          <w:rPrChange w:id="907" w:author="Andrey Lartsev [2]" w:date="2026-03-05T16:29:00Z">
            <w:rPr>
              <w:ins w:id="908" w:author="Andrey Lartsev [2]" w:date="2026-03-05T16:29:00Z"/>
            </w:rPr>
          </w:rPrChange>
        </w:rPr>
      </w:pPr>
      <w:ins w:id="909" w:author="Andrey Lartsev [2]" w:date="2026-03-05T16:33:00Z">
        <w:r>
          <w:rPr>
            <w:lang w:val="ru-RU"/>
          </w:rPr>
          <w:lastRenderedPageBreak/>
          <w:t xml:space="preserve">Так же </w:t>
        </w:r>
      </w:ins>
      <w:ins w:id="910" w:author="Andrey Lartsev [2]" w:date="2026-03-05T16:34:00Z">
        <w:r>
          <w:rPr>
            <w:lang w:val="ru-RU"/>
          </w:rPr>
          <w:t>подразумевается,</w:t>
        </w:r>
      </w:ins>
      <w:ins w:id="911" w:author="Andrey Lartsev [2]" w:date="2026-03-05T16:33:00Z">
        <w:r>
          <w:rPr>
            <w:lang w:val="ru-RU"/>
          </w:rPr>
          <w:t xml:space="preserve"> что п</w:t>
        </w:r>
      </w:ins>
      <w:ins w:id="912" w:author="Andrey Lartsev [2]" w:date="2026-03-05T16:29:00Z">
        <w:r>
          <w:rPr>
            <w:lang w:val="ru-RU"/>
          </w:rPr>
          <w:t xml:space="preserve">редварительно </w:t>
        </w:r>
      </w:ins>
      <w:ins w:id="913" w:author="Andrey Lartsev [2]" w:date="2026-03-05T16:31:00Z">
        <w:r>
          <w:rPr>
            <w:lang w:val="ru-RU"/>
          </w:rPr>
          <w:t>все шаги</w:t>
        </w:r>
      </w:ins>
      <w:ins w:id="914" w:author="Andrey Lartsev [2]" w:date="2026-03-05T16:29:00Z">
        <w:r>
          <w:rPr>
            <w:lang w:val="ru-RU"/>
          </w:rPr>
          <w:t xml:space="preserve"> описанные ниже </w:t>
        </w:r>
      </w:ins>
      <w:ins w:id="915" w:author="Andrey Lartsev [2]" w:date="2026-03-05T16:33:00Z">
        <w:r>
          <w:rPr>
            <w:lang w:val="ru-RU"/>
          </w:rPr>
          <w:t xml:space="preserve">проведены </w:t>
        </w:r>
      </w:ins>
      <w:ins w:id="916" w:author="Andrey Lartsev [2]" w:date="2026-03-05T16:29:00Z">
        <w:r>
          <w:rPr>
            <w:lang w:val="ru-RU"/>
          </w:rPr>
          <w:t xml:space="preserve">в </w:t>
        </w:r>
        <w:r>
          <w:t>UAT</w:t>
        </w:r>
        <w:r w:rsidRPr="00AF0E96">
          <w:rPr>
            <w:lang w:val="ru-RU"/>
            <w:rPrChange w:id="917" w:author="Andrey Lartsev [2]" w:date="2026-03-05T16:29:00Z">
              <w:rPr/>
            </w:rPrChange>
          </w:rPr>
          <w:t xml:space="preserve"> </w:t>
        </w:r>
        <w:r>
          <w:rPr>
            <w:lang w:val="ru-RU"/>
          </w:rPr>
          <w:t>окружении</w:t>
        </w:r>
        <w:r w:rsidRPr="00AF0E96">
          <w:rPr>
            <w:lang w:val="ru-RU"/>
            <w:rPrChange w:id="918" w:author="Andrey Lartsev [2]" w:date="2026-03-05T16:29:00Z">
              <w:rPr/>
            </w:rPrChange>
          </w:rPr>
          <w:t xml:space="preserve">, </w:t>
        </w:r>
        <w:r>
          <w:rPr>
            <w:lang w:val="ru-RU"/>
          </w:rPr>
          <w:t xml:space="preserve">а после применения </w:t>
        </w:r>
      </w:ins>
      <w:ins w:id="919" w:author="Andrey Lartsev [2]" w:date="2026-03-05T16:33:00Z">
        <w:r>
          <w:rPr>
            <w:lang w:val="ru-RU"/>
          </w:rPr>
          <w:t>скриптов проведе</w:t>
        </w:r>
      </w:ins>
      <w:ins w:id="920" w:author="Andrey Lartsev [2]" w:date="2026-03-05T16:34:00Z">
        <w:r>
          <w:rPr>
            <w:lang w:val="ru-RU"/>
          </w:rPr>
          <w:t xml:space="preserve">н </w:t>
        </w:r>
      </w:ins>
      <w:proofErr w:type="spellStart"/>
      <w:ins w:id="921" w:author="Andrey Lartsev [2]" w:date="2026-03-05T16:29:00Z">
        <w:r>
          <w:rPr>
            <w:lang w:val="ru-RU"/>
          </w:rPr>
          <w:t>смоук</w:t>
        </w:r>
        <w:proofErr w:type="spellEnd"/>
        <w:r>
          <w:rPr>
            <w:lang w:val="ru-RU"/>
          </w:rPr>
          <w:t xml:space="preserve"> тест системы</w:t>
        </w:r>
        <w:r w:rsidRPr="00AF0E96">
          <w:rPr>
            <w:lang w:val="ru-RU"/>
            <w:rPrChange w:id="922" w:author="Andrey Lartsev [2]" w:date="2026-03-05T16:29:00Z">
              <w:rPr/>
            </w:rPrChange>
          </w:rPr>
          <w:t>;</w:t>
        </w:r>
      </w:ins>
    </w:p>
    <w:p w14:paraId="390E6AE5" w14:textId="6BC7AA41" w:rsidR="00B26AA8" w:rsidRDefault="00B26AA8" w:rsidP="00B26AA8">
      <w:pPr>
        <w:pStyle w:val="NormalWeb"/>
        <w:numPr>
          <w:ilvl w:val="1"/>
          <w:numId w:val="1"/>
        </w:numPr>
        <w:rPr>
          <w:ins w:id="923" w:author="Andrey Lartsev [2]" w:date="2026-03-05T16:11:00Z"/>
          <w:lang w:val="ru-RU"/>
        </w:rPr>
      </w:pPr>
      <w:ins w:id="924" w:author="Andrey Lartsev [2]" w:date="2026-03-05T16:11:00Z">
        <w:r>
          <w:rPr>
            <w:lang w:val="ru-RU"/>
          </w:rPr>
          <w:t xml:space="preserve">Получив </w:t>
        </w:r>
      </w:ins>
      <w:ins w:id="925" w:author="Andrey Lartsev [2]" w:date="2026-03-05T16:12:00Z">
        <w:r>
          <w:rPr>
            <w:lang w:val="ru-RU"/>
          </w:rPr>
          <w:t>архив,</w:t>
        </w:r>
      </w:ins>
      <w:ins w:id="926" w:author="Andrey Lartsev [2]" w:date="2026-03-05T16:11:00Z">
        <w:r>
          <w:rPr>
            <w:lang w:val="ru-RU"/>
          </w:rPr>
          <w:t xml:space="preserve"> содержащий скрипты обновления БД выполнить </w:t>
        </w:r>
      </w:ins>
      <w:ins w:id="927" w:author="Andrey Lartsev [2]" w:date="2026-03-05T16:12:00Z">
        <w:r>
          <w:rPr>
            <w:lang w:val="ru-RU"/>
          </w:rPr>
          <w:t>следующие</w:t>
        </w:r>
      </w:ins>
      <w:ins w:id="928" w:author="Andrey Lartsev [2]" w:date="2026-03-05T16:11:00Z">
        <w:r>
          <w:rPr>
            <w:lang w:val="ru-RU"/>
          </w:rPr>
          <w:t xml:space="preserve"> команды</w:t>
        </w:r>
        <w:r w:rsidRPr="00B26AA8">
          <w:rPr>
            <w:lang w:val="ru-RU"/>
            <w:rPrChange w:id="929" w:author="Andrey Lartsev [2]" w:date="2026-03-05T16:11:00Z">
              <w:rPr/>
            </w:rPrChange>
          </w:rPr>
          <w:t>:</w:t>
        </w:r>
      </w:ins>
    </w:p>
    <w:p w14:paraId="2FB93E95" w14:textId="5CA252F6" w:rsidR="00B26AA8" w:rsidRPr="009378B2" w:rsidRDefault="00B26AA8" w:rsidP="00B26AA8">
      <w:pPr>
        <w:pStyle w:val="NormalWeb"/>
        <w:numPr>
          <w:ilvl w:val="2"/>
          <w:numId w:val="1"/>
        </w:numPr>
        <w:rPr>
          <w:ins w:id="930" w:author="Andrey Lartsev [2]" w:date="2026-03-05T16:13:00Z"/>
        </w:rPr>
      </w:pPr>
      <w:ins w:id="931" w:author="Andrey Lartsev [2]" w:date="2026-03-05T16:12:00Z">
        <w:r>
          <w:t>tar</w:t>
        </w:r>
        <w:r w:rsidRPr="009378B2">
          <w:t xml:space="preserve"> </w:t>
        </w:r>
        <w:proofErr w:type="spellStart"/>
        <w:r>
          <w:t>xzvf</w:t>
        </w:r>
        <w:proofErr w:type="spellEnd"/>
        <w:r w:rsidRPr="009378B2">
          <w:t xml:space="preserve"> </w:t>
        </w:r>
      </w:ins>
      <w:ins w:id="932" w:author="Andrey Lartsev [2]" w:date="2026-04-05T23:08:00Z" w16du:dateUtc="2026-04-05T20:08:00Z">
        <w:r w:rsidR="009378B2">
          <w:t>system</w:t>
        </w:r>
      </w:ins>
      <w:ins w:id="933" w:author="Andrey Lartsev [2]" w:date="2026-03-05T16:12:00Z">
        <w:r w:rsidRPr="009378B2">
          <w:t>-</w:t>
        </w:r>
        <w:r>
          <w:t>x</w:t>
        </w:r>
        <w:r w:rsidRPr="009378B2">
          <w:t>.</w:t>
        </w:r>
        <w:r>
          <w:t>y</w:t>
        </w:r>
        <w:r w:rsidRPr="009378B2">
          <w:t>.</w:t>
        </w:r>
        <w:r>
          <w:t>z</w:t>
        </w:r>
        <w:r w:rsidRPr="009378B2">
          <w:t>.</w:t>
        </w:r>
      </w:ins>
      <w:ins w:id="934" w:author="Andrey Lartsev [2]" w:date="2026-03-05T16:13:00Z">
        <w:r>
          <w:t>tar</w:t>
        </w:r>
        <w:r w:rsidRPr="009378B2">
          <w:t>.</w:t>
        </w:r>
        <w:r>
          <w:t>gz</w:t>
        </w:r>
      </w:ins>
    </w:p>
    <w:p w14:paraId="71B1964C" w14:textId="293704D3" w:rsidR="00B26AA8" w:rsidRPr="00B26AA8" w:rsidRDefault="00B26AA8" w:rsidP="00B26AA8">
      <w:pPr>
        <w:pStyle w:val="NormalWeb"/>
        <w:numPr>
          <w:ilvl w:val="2"/>
          <w:numId w:val="1"/>
        </w:numPr>
        <w:rPr>
          <w:ins w:id="935" w:author="Andrey Lartsev [2]" w:date="2026-03-05T16:13:00Z"/>
        </w:rPr>
      </w:pPr>
      <w:ins w:id="936" w:author="Andrey Lartsev [2]" w:date="2026-03-05T16:13:00Z">
        <w:r>
          <w:t xml:space="preserve">cd </w:t>
        </w:r>
      </w:ins>
      <w:ins w:id="937" w:author="Andrey Lartsev [2]" w:date="2026-04-05T23:08:00Z" w16du:dateUtc="2026-04-05T20:08:00Z">
        <w:r w:rsidR="009378B2">
          <w:t>system</w:t>
        </w:r>
      </w:ins>
      <w:ins w:id="938" w:author="Andrey Lartsev [2]" w:date="2026-03-05T16:13:00Z">
        <w:r>
          <w:t>-</w:t>
        </w:r>
        <w:proofErr w:type="spellStart"/>
        <w:r>
          <w:t>x.</w:t>
        </w:r>
        <w:proofErr w:type="gramStart"/>
        <w:r>
          <w:t>y.z</w:t>
        </w:r>
        <w:proofErr w:type="spellEnd"/>
        <w:proofErr w:type="gramEnd"/>
        <w:r>
          <w:t>/schema1</w:t>
        </w:r>
      </w:ins>
    </w:p>
    <w:p w14:paraId="1C73E1BF" w14:textId="56E70F4F" w:rsidR="00D65FBC" w:rsidRDefault="00D65FBC" w:rsidP="00D65FBC">
      <w:pPr>
        <w:pStyle w:val="NormalWeb"/>
        <w:numPr>
          <w:ilvl w:val="2"/>
          <w:numId w:val="1"/>
        </w:numPr>
        <w:rPr>
          <w:ins w:id="939" w:author="Andrey Lartsev [2]" w:date="2026-03-05T16:19:00Z"/>
        </w:rPr>
      </w:pPr>
      <w:ins w:id="940" w:author="Andrey Lartsev [2]" w:date="2026-03-05T16:18:00Z">
        <w:r>
          <w:t>USER_PASSWORD=*** dbmigrat</w:t>
        </w:r>
      </w:ins>
      <w:ins w:id="941" w:author="Andrey Lartsev" w:date="2026-03-31T21:07:00Z">
        <w:r w:rsidR="00A16DDA">
          <w:t>ion</w:t>
        </w:r>
      </w:ins>
      <w:ins w:id="942" w:author="Andrey Lartsev [2]" w:date="2026-03-05T16:18:00Z">
        <w:del w:id="943" w:author="Andrey Lartsev" w:date="2026-03-31T21:07:00Z">
          <w:r w:rsidDel="00A16DDA">
            <w:delText>e</w:delText>
          </w:r>
        </w:del>
        <w:r>
          <w:t>.py</w:t>
        </w:r>
      </w:ins>
      <w:ins w:id="944" w:author="Andrey Lartsev" w:date="2026-03-31T21:08:00Z">
        <w:r w:rsidR="00A16DDA">
          <w:t xml:space="preserve"> verify</w:t>
        </w:r>
      </w:ins>
      <w:ins w:id="945" w:author="Andrey Lartsev [2]" w:date="2026-03-05T16:18:00Z">
        <w:del w:id="946" w:author="Andrey Lartsev" w:date="2026-03-31T21:08:00Z">
          <w:r w:rsidDel="00A16DDA">
            <w:delText xml:space="preserve"> generate-</w:delText>
          </w:r>
        </w:del>
      </w:ins>
      <w:ins w:id="947" w:author="Andrey Lartsev [2]" w:date="2026-03-05T16:25:00Z">
        <w:del w:id="948" w:author="Andrey Lartsev" w:date="2026-03-31T21:08:00Z">
          <w:r w:rsidDel="00A16DDA">
            <w:delText>migration-</w:delText>
          </w:r>
        </w:del>
      </w:ins>
      <w:ins w:id="949" w:author="Andrey Lartsev [2]" w:date="2026-03-05T16:18:00Z">
        <w:del w:id="950" w:author="Andrey Lartsev" w:date="2026-03-31T21:08:00Z">
          <w:r w:rsidDel="00A16DDA">
            <w:delText>script</w:delText>
          </w:r>
        </w:del>
        <w:r>
          <w:t xml:space="preserve"> –host &lt;host&gt; --port &lt;port&gt; --</w:t>
        </w:r>
        <w:proofErr w:type="spellStart"/>
        <w:r>
          <w:t>db</w:t>
        </w:r>
      </w:ins>
      <w:ins w:id="951" w:author="Andrey Lartsev" w:date="2026-03-31T21:08:00Z">
        <w:r w:rsidR="00A16DDA">
          <w:t>name</w:t>
        </w:r>
      </w:ins>
      <w:proofErr w:type="spellEnd"/>
      <w:ins w:id="952" w:author="Andrey Lartsev [2]" w:date="2026-03-05T16:18:00Z">
        <w:r>
          <w:t xml:space="preserve"> &lt;</w:t>
        </w:r>
        <w:proofErr w:type="spellStart"/>
        <w:r>
          <w:t>db</w:t>
        </w:r>
        <w:proofErr w:type="spellEnd"/>
        <w:r>
          <w:t>&gt; --user</w:t>
        </w:r>
        <w:del w:id="953" w:author="Andrey Lartsev" w:date="2026-03-31T21:08:00Z">
          <w:r w:rsidDel="00A16DDA">
            <w:delText>-name</w:delText>
          </w:r>
        </w:del>
        <w:r>
          <w:t xml:space="preserve"> &lt;</w:t>
        </w:r>
        <w:proofErr w:type="spellStart"/>
        <w:r>
          <w:t>user_name</w:t>
        </w:r>
        <w:proofErr w:type="spellEnd"/>
        <w:r>
          <w:t xml:space="preserve">&gt; </w:t>
        </w:r>
      </w:ins>
      <w:ins w:id="954" w:author="Andrey Lartsev" w:date="2026-03-31T21:08:00Z">
        <w:r w:rsidR="00A16DDA">
          <w:t xml:space="preserve"> --build-</w:t>
        </w:r>
        <w:del w:id="955" w:author="Andrey Lartsev [2]" w:date="2026-04-05T23:08:00Z" w16du:dateUtc="2026-04-05T20:08:00Z">
          <w:r w:rsidR="00A16DDA" w:rsidDel="009378B2">
            <w:delText>sql</w:delText>
          </w:r>
        </w:del>
      </w:ins>
      <w:ins w:id="956" w:author="Andrey Lartsev [2]" w:date="2026-04-05T23:08:00Z" w16du:dateUtc="2026-04-05T20:08:00Z">
        <w:r w:rsidR="009378B2">
          <w:t>update</w:t>
        </w:r>
      </w:ins>
      <w:ins w:id="957" w:author="Andrey Lartsev" w:date="2026-03-31T21:08:00Z">
        <w:r w:rsidR="00A16DDA">
          <w:t xml:space="preserve">-script </w:t>
        </w:r>
      </w:ins>
      <w:ins w:id="958" w:author="Andrey Lartsev [2]" w:date="2026-04-05T23:09:00Z" w16du:dateUtc="2026-04-05T20:09:00Z">
        <w:r w:rsidR="009378B2">
          <w:t>./schema1_migrate.sql</w:t>
        </w:r>
        <w:r w:rsidR="009378B2">
          <w:t xml:space="preserve"> </w:t>
        </w:r>
      </w:ins>
      <w:ins w:id="959" w:author="Andrey Lartsev" w:date="2026-03-31T21:09:00Z">
        <w:del w:id="960" w:author="Andrey Lartsev [2]" w:date="2026-04-05T23:09:00Z" w16du:dateUtc="2026-04-05T20:09:00Z">
          <w:r w:rsidR="00A16DDA" w:rsidDel="009378B2">
            <w:delText>./</w:delText>
          </w:r>
          <w:r w:rsidR="00A16DDA" w:rsidRPr="00A16DDA" w:rsidDel="009378B2">
            <w:delText xml:space="preserve"> </w:delText>
          </w:r>
          <w:r w:rsidR="00A16DDA" w:rsidDel="009378B2">
            <w:delText>./schema1_migrate.sql</w:delText>
          </w:r>
        </w:del>
      </w:ins>
      <w:ins w:id="961" w:author="Andrey Lartsev" w:date="2026-03-31T21:08:00Z">
        <w:del w:id="962" w:author="Andrey Lartsev [2]" w:date="2026-04-05T23:09:00Z" w16du:dateUtc="2026-04-05T20:09:00Z">
          <w:r w:rsidR="00A16DDA" w:rsidDel="009378B2">
            <w:delText xml:space="preserve"> </w:delText>
          </w:r>
        </w:del>
      </w:ins>
      <w:ins w:id="963" w:author="Andrey Lartsev [2]" w:date="2026-03-05T16:18:00Z">
        <w:del w:id="964" w:author="Andrey Lartsev" w:date="2026-03-31T21:08:00Z">
          <w:r w:rsidDel="00A16DDA">
            <w:delText xml:space="preserve">--schema </w:delText>
          </w:r>
        </w:del>
        <w:del w:id="965" w:author="Andrey Lartsev" w:date="2026-03-31T21:09:00Z">
          <w:r w:rsidDel="00A16DDA">
            <w:delText>&lt;</w:delText>
          </w:r>
        </w:del>
        <w:r>
          <w:t>schema1</w:t>
        </w:r>
        <w:del w:id="966" w:author="Andrey Lartsev" w:date="2026-03-31T21:09:00Z">
          <w:r w:rsidDel="00A16DDA">
            <w:delText>&gt;</w:delText>
          </w:r>
        </w:del>
        <w:r>
          <w:t xml:space="preserve"> </w:t>
        </w:r>
      </w:ins>
      <w:ins w:id="967" w:author="Andrey Lartsev [2]" w:date="2026-04-05T23:09:00Z" w16du:dateUtc="2026-04-05T20:09:00Z">
        <w:r w:rsidR="009378B2">
          <w:t>./</w:t>
        </w:r>
        <w:proofErr w:type="spellStart"/>
        <w:r w:rsidR="009378B2">
          <w:t>db</w:t>
        </w:r>
        <w:proofErr w:type="spellEnd"/>
        <w:r w:rsidR="009378B2">
          <w:t>/schema</w:t>
        </w:r>
        <w:r w:rsidR="009378B2">
          <w:t>1</w:t>
        </w:r>
      </w:ins>
      <w:ins w:id="968" w:author="Andrey Lartsev [2]" w:date="2026-03-05T16:18:00Z">
        <w:del w:id="969" w:author="Andrey Lartsev" w:date="2026-03-31T21:08:00Z">
          <w:r w:rsidDel="00A16DDA">
            <w:delText>--ou</w:delText>
          </w:r>
        </w:del>
      </w:ins>
      <w:ins w:id="970" w:author="Andrey Lartsev [2]" w:date="2026-03-05T16:19:00Z">
        <w:del w:id="971" w:author="Andrey Lartsev" w:date="2026-03-31T21:08:00Z">
          <w:r w:rsidDel="00A16DDA">
            <w:delText xml:space="preserve">tput </w:delText>
          </w:r>
        </w:del>
      </w:ins>
      <w:ins w:id="972" w:author="Andrey Lartsev [2]" w:date="2026-03-05T16:24:00Z">
        <w:del w:id="973" w:author="Andrey Lartsev" w:date="2026-03-31T21:09:00Z">
          <w:r w:rsidDel="00A16DDA">
            <w:delText>sc</w:delText>
          </w:r>
        </w:del>
      </w:ins>
      <w:ins w:id="974" w:author="Andrey Lartsev [2]" w:date="2026-03-05T16:25:00Z">
        <w:del w:id="975" w:author="Andrey Lartsev" w:date="2026-03-31T21:09:00Z">
          <w:r w:rsidDel="00A16DDA">
            <w:delText>hema1_</w:delText>
          </w:r>
        </w:del>
      </w:ins>
      <w:ins w:id="976" w:author="Andrey Lartsev [2]" w:date="2026-03-05T16:19:00Z">
        <w:del w:id="977" w:author="Andrey Lartsev" w:date="2026-03-31T21:09:00Z">
          <w:r w:rsidDel="00A16DDA">
            <w:delText>migrate.sql</w:delText>
          </w:r>
        </w:del>
      </w:ins>
    </w:p>
    <w:p w14:paraId="4F96CDCA" w14:textId="0039B3D0" w:rsidR="00D65FBC" w:rsidRPr="00D65FBC" w:rsidRDefault="00D65FBC" w:rsidP="00D65FBC">
      <w:pPr>
        <w:pStyle w:val="NormalWeb"/>
        <w:numPr>
          <w:ilvl w:val="1"/>
          <w:numId w:val="1"/>
        </w:numPr>
        <w:rPr>
          <w:ins w:id="978" w:author="Andrey Lartsev [2]" w:date="2026-03-05T16:19:00Z"/>
          <w:lang w:val="ru-RU"/>
          <w:rPrChange w:id="979" w:author="Andrey Lartsev [2]" w:date="2026-03-05T16:19:00Z">
            <w:rPr>
              <w:ins w:id="980" w:author="Andrey Lartsev [2]" w:date="2026-03-05T16:19:00Z"/>
            </w:rPr>
          </w:rPrChange>
        </w:rPr>
      </w:pPr>
      <w:ins w:id="981" w:author="Andrey Lartsev [2]" w:date="2026-03-05T16:19:00Z">
        <w:r>
          <w:rPr>
            <w:lang w:val="ru-RU"/>
          </w:rPr>
          <w:t xml:space="preserve">Провести ревью получившегося файла </w:t>
        </w:r>
      </w:ins>
      <w:ins w:id="982" w:author="Andrey Lartsev [2]" w:date="2026-03-05T16:28:00Z">
        <w:r w:rsidR="00AF0E96">
          <w:t>schema</w:t>
        </w:r>
        <w:r w:rsidR="00AF0E96" w:rsidRPr="00AF0E96">
          <w:rPr>
            <w:lang w:val="ru-RU"/>
            <w:rPrChange w:id="983" w:author="Andrey Lartsev [2]" w:date="2026-03-05T16:28:00Z">
              <w:rPr/>
            </w:rPrChange>
          </w:rPr>
          <w:t>1_</w:t>
        </w:r>
      </w:ins>
      <w:ins w:id="984" w:author="Andrey Lartsev [2]" w:date="2026-03-05T16:20:00Z">
        <w:r>
          <w:t>migrate</w:t>
        </w:r>
        <w:r w:rsidRPr="00D65FBC">
          <w:rPr>
            <w:lang w:val="ru-RU"/>
            <w:rPrChange w:id="985" w:author="Andrey Lartsev [2]" w:date="2026-03-05T16:20:00Z">
              <w:rPr/>
            </w:rPrChange>
          </w:rPr>
          <w:t>.</w:t>
        </w:r>
        <w:proofErr w:type="spellStart"/>
        <w:r>
          <w:t>sql</w:t>
        </w:r>
      </w:ins>
      <w:proofErr w:type="spellEnd"/>
      <w:ins w:id="986" w:author="Andrey Lartsev [2]" w:date="2026-03-05T16:28:00Z">
        <w:r w:rsidR="00AF0E96" w:rsidRPr="00AF0E96">
          <w:rPr>
            <w:lang w:val="ru-RU"/>
            <w:rPrChange w:id="987" w:author="Andrey Lartsev [2]" w:date="2026-03-05T16:28:00Z">
              <w:rPr/>
            </w:rPrChange>
          </w:rPr>
          <w:t xml:space="preserve">, </w:t>
        </w:r>
        <w:del w:id="988" w:author="Andrey Lartsev" w:date="2026-03-31T21:19:00Z">
          <w:r w:rsidR="00AF0E96" w:rsidDel="00FD046D">
            <w:rPr>
              <w:lang w:val="ru-RU"/>
            </w:rPr>
            <w:delText>убедится</w:delText>
          </w:r>
        </w:del>
      </w:ins>
      <w:ins w:id="989" w:author="Andrey Lartsev" w:date="2026-03-31T21:19:00Z">
        <w:r w:rsidR="00FD046D">
          <w:rPr>
            <w:lang w:val="ru-RU"/>
          </w:rPr>
          <w:t>убедится,</w:t>
        </w:r>
      </w:ins>
      <w:ins w:id="990" w:author="Andrey Lartsev [2]" w:date="2026-03-05T16:28:00Z">
        <w:r w:rsidR="00AF0E96">
          <w:rPr>
            <w:lang w:val="ru-RU"/>
          </w:rPr>
          <w:t xml:space="preserve"> что в нем нет ломающих текущий функционал изменений и его можно выполнять на промышленном ок</w:t>
        </w:r>
      </w:ins>
      <w:ins w:id="991" w:author="Andrey Lartsev [2]" w:date="2026-03-05T16:29:00Z">
        <w:r w:rsidR="00AF0E96">
          <w:rPr>
            <w:lang w:val="ru-RU"/>
          </w:rPr>
          <w:t>ружении</w:t>
        </w:r>
        <w:r w:rsidR="00AF0E96" w:rsidRPr="00AF0E96">
          <w:rPr>
            <w:lang w:val="ru-RU"/>
            <w:rPrChange w:id="992" w:author="Andrey Lartsev [2]" w:date="2026-03-05T16:29:00Z">
              <w:rPr/>
            </w:rPrChange>
          </w:rPr>
          <w:t>:</w:t>
        </w:r>
      </w:ins>
    </w:p>
    <w:p w14:paraId="00C265DD" w14:textId="6717D091" w:rsidR="00D65FBC" w:rsidRPr="00D65FBC" w:rsidRDefault="00D65FBC" w:rsidP="00D65FBC">
      <w:pPr>
        <w:pStyle w:val="NormalWeb"/>
        <w:numPr>
          <w:ilvl w:val="1"/>
          <w:numId w:val="1"/>
        </w:numPr>
        <w:rPr>
          <w:ins w:id="993" w:author="Andrey Lartsev [2]" w:date="2026-03-05T16:20:00Z"/>
          <w:lang w:val="ru-RU"/>
          <w:rPrChange w:id="994" w:author="Andrey Lartsev [2]" w:date="2026-03-05T16:20:00Z">
            <w:rPr>
              <w:ins w:id="995" w:author="Andrey Lartsev [2]" w:date="2026-03-05T16:20:00Z"/>
            </w:rPr>
          </w:rPrChange>
        </w:rPr>
      </w:pPr>
      <w:ins w:id="996" w:author="Andrey Lartsev [2]" w:date="2026-03-05T16:19:00Z">
        <w:r>
          <w:rPr>
            <w:lang w:val="ru-RU"/>
          </w:rPr>
          <w:t xml:space="preserve">Применить </w:t>
        </w:r>
      </w:ins>
      <w:ins w:id="997" w:author="Andrey Lartsev [2]" w:date="2026-03-05T16:20:00Z">
        <w:r>
          <w:rPr>
            <w:lang w:val="ru-RU"/>
          </w:rPr>
          <w:t xml:space="preserve">файл в окружении с помощью утилиты </w:t>
        </w:r>
        <w:proofErr w:type="spellStart"/>
        <w:r>
          <w:t>psql</w:t>
        </w:r>
        <w:proofErr w:type="spellEnd"/>
      </w:ins>
    </w:p>
    <w:p w14:paraId="085BDD62" w14:textId="3372C2BA" w:rsidR="00D65FBC" w:rsidRDefault="00D65FBC" w:rsidP="00D65FBC">
      <w:pPr>
        <w:pStyle w:val="NormalWeb"/>
        <w:numPr>
          <w:ilvl w:val="2"/>
          <w:numId w:val="1"/>
        </w:numPr>
        <w:rPr>
          <w:ins w:id="998" w:author="Andrey Lartsev [2]" w:date="2026-03-05T16:25:00Z"/>
        </w:rPr>
      </w:pPr>
      <w:ins w:id="999" w:author="Andrey Lartsev [2]" w:date="2026-03-05T16:24:00Z">
        <w:r w:rsidRPr="00D65FBC">
          <w:t>PGPASSWORD=</w:t>
        </w:r>
      </w:ins>
      <w:ins w:id="1000" w:author="Andrey Lartsev [2]" w:date="2026-03-05T16:26:00Z">
        <w:r>
          <w:t>***</w:t>
        </w:r>
      </w:ins>
      <w:ins w:id="1001" w:author="Andrey Lartsev [2]" w:date="2026-03-05T16:24:00Z">
        <w:r w:rsidRPr="00D65FBC">
          <w:t xml:space="preserve"> </w:t>
        </w:r>
        <w:proofErr w:type="spellStart"/>
        <w:r w:rsidRPr="00D65FBC">
          <w:t>psql</w:t>
        </w:r>
        <w:proofErr w:type="spellEnd"/>
        <w:r w:rsidRPr="00D65FBC">
          <w:t xml:space="preserve"> -h &lt;host&gt; -p &lt;port&gt; -U &lt;user&gt; -d &lt;database&gt; -v </w:t>
        </w:r>
        <w:proofErr w:type="spellStart"/>
        <w:r w:rsidRPr="00D65FBC">
          <w:t>schema_name</w:t>
        </w:r>
        <w:proofErr w:type="spellEnd"/>
        <w:r w:rsidRPr="00D65FBC">
          <w:t>=&lt;schema</w:t>
        </w:r>
      </w:ins>
      <w:ins w:id="1002" w:author="Andrey Lartsev [2]" w:date="2026-03-05T16:26:00Z">
        <w:r>
          <w:t>1</w:t>
        </w:r>
      </w:ins>
      <w:ins w:id="1003" w:author="Andrey Lartsev [2]" w:date="2026-03-05T16:24:00Z">
        <w:r w:rsidRPr="00D65FBC">
          <w:t>&gt; -f "</w:t>
        </w:r>
      </w:ins>
      <w:ins w:id="1004" w:author="Andrey Lartsev [2]" w:date="2026-03-05T16:25:00Z">
        <w:r>
          <w:t>schema1_</w:t>
        </w:r>
      </w:ins>
      <w:ins w:id="1005" w:author="Andrey Lartsev [2]" w:date="2026-03-05T16:24:00Z">
        <w:r w:rsidRPr="00D65FBC">
          <w:t>migrate.sql"</w:t>
        </w:r>
      </w:ins>
    </w:p>
    <w:p w14:paraId="4BA3F071" w14:textId="6595CE49" w:rsidR="00D65FBC" w:rsidRDefault="00D65FBC">
      <w:pPr>
        <w:pStyle w:val="NormalWeb"/>
        <w:numPr>
          <w:ilvl w:val="1"/>
          <w:numId w:val="1"/>
        </w:numPr>
        <w:rPr>
          <w:ins w:id="1006" w:author="Andrey Lartsev [2]" w:date="2026-03-05T16:24:00Z"/>
        </w:rPr>
        <w:pPrChange w:id="1007" w:author="Andrey Lartsev [2]" w:date="2026-03-05T16:26:00Z">
          <w:pPr>
            <w:pStyle w:val="NormalWeb"/>
            <w:numPr>
              <w:ilvl w:val="2"/>
              <w:numId w:val="1"/>
            </w:numPr>
            <w:tabs>
              <w:tab w:val="num" w:pos="2160"/>
            </w:tabs>
            <w:ind w:left="2160" w:hanging="360"/>
          </w:pPr>
        </w:pPrChange>
      </w:pPr>
      <w:ins w:id="1008" w:author="Andrey Lartsev [2]" w:date="2026-03-05T16:26:00Z">
        <w:r>
          <w:rPr>
            <w:lang w:val="ru-RU"/>
          </w:rPr>
          <w:t>Повторить для каждой схемы</w:t>
        </w:r>
        <w:r>
          <w:t>;</w:t>
        </w:r>
      </w:ins>
    </w:p>
    <w:p w14:paraId="33B180CD" w14:textId="5E1D612B" w:rsidR="00B26AA8" w:rsidRPr="00B26AA8" w:rsidDel="00D65FBC" w:rsidRDefault="00992CF7">
      <w:pPr>
        <w:pStyle w:val="NormalWeb"/>
        <w:numPr>
          <w:ilvl w:val="2"/>
          <w:numId w:val="1"/>
        </w:numPr>
        <w:rPr>
          <w:del w:id="1009" w:author="Andrey Lartsev [2]" w:date="2026-03-05T16:18:00Z"/>
          <w:rPrChange w:id="1010" w:author="Andrey Lartsev [2]" w:date="2026-03-05T16:13:00Z">
            <w:rPr>
              <w:del w:id="1011" w:author="Andrey Lartsev [2]" w:date="2026-03-05T16:18:00Z"/>
              <w:lang w:val="ru-RU"/>
            </w:rPr>
          </w:rPrChange>
        </w:rPr>
        <w:pPrChange w:id="1012" w:author="Andrey Lartsev [2]" w:date="2026-03-05T16:12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013" w:author="Andrey Lartsev [2]" w:date="2026-03-05T17:19:00Z">
        <w:r>
          <w:rPr>
            <w:lang w:val="ru-RU"/>
          </w:rPr>
          <w:t xml:space="preserve">Порядок выпуска и </w:t>
        </w:r>
      </w:ins>
    </w:p>
    <w:p w14:paraId="5D9962AA" w14:textId="77777777" w:rsidR="009378B2" w:rsidRDefault="007D27BC" w:rsidP="00992CF7">
      <w:pPr>
        <w:pStyle w:val="NormalWeb"/>
        <w:numPr>
          <w:ilvl w:val="0"/>
          <w:numId w:val="1"/>
        </w:numPr>
        <w:rPr>
          <w:ins w:id="1014" w:author="Andrey Lartsev [2]" w:date="2026-04-05T23:13:00Z" w16du:dateUtc="2026-04-05T20:13:00Z"/>
          <w:lang w:val="ru-RU"/>
        </w:rPr>
      </w:pPr>
      <w:del w:id="1015" w:author="Andrey Lartsev [2]" w:date="2026-03-05T17:19:00Z">
        <w:r w:rsidRPr="002810D2" w:rsidDel="00992CF7">
          <w:rPr>
            <w:lang w:val="ru-RU"/>
          </w:rPr>
          <w:delText>П</w:delText>
        </w:r>
      </w:del>
      <w:ins w:id="1016" w:author="Andrey Lartsev [2]" w:date="2026-03-05T17:19:00Z">
        <w:r w:rsidR="00992CF7">
          <w:rPr>
            <w:lang w:val="ru-RU"/>
          </w:rPr>
          <w:t>п</w:t>
        </w:r>
      </w:ins>
      <w:del w:id="1017" w:author="Andrey Lartsev [2]" w:date="2026-03-05T16:27:00Z">
        <w:r w:rsidRPr="002810D2" w:rsidDel="00D65FBC">
          <w:rPr>
            <w:lang w:val="ru-RU"/>
          </w:rPr>
          <w:delText>орядок п</w:delText>
        </w:r>
      </w:del>
      <w:r w:rsidRPr="002810D2">
        <w:rPr>
          <w:lang w:val="ru-RU"/>
        </w:rPr>
        <w:t>рименени</w:t>
      </w:r>
      <w:ins w:id="1018" w:author="Andrey Lartsev [2]" w:date="2026-03-05T16:27:00Z">
        <w:r w:rsidR="00D65FBC">
          <w:rPr>
            <w:lang w:val="ru-RU"/>
          </w:rPr>
          <w:t>е</w:t>
        </w:r>
      </w:ins>
      <w:del w:id="1019" w:author="Andrey Lartsev [2]" w:date="2026-03-05T16:27:00Z">
        <w:r w:rsidRPr="002810D2" w:rsidDel="00D65FBC">
          <w:rPr>
            <w:lang w:val="ru-RU"/>
          </w:rPr>
          <w:delText>я</w:delText>
        </w:r>
      </w:del>
      <w:r w:rsidRPr="002810D2">
        <w:rPr>
          <w:lang w:val="ru-RU"/>
        </w:rPr>
        <w:t xml:space="preserve"> </w:t>
      </w:r>
      <w:proofErr w:type="spellStart"/>
      <w:r w:rsidRPr="002810D2">
        <w:rPr>
          <w:lang w:val="ru-RU"/>
        </w:rPr>
        <w:t>хотфиксов</w:t>
      </w:r>
      <w:proofErr w:type="spellEnd"/>
      <w:ins w:id="1020" w:author="Andrey Lartsev [2]" w:date="2026-03-05T17:19:00Z">
        <w:r w:rsidR="00992CF7">
          <w:rPr>
            <w:lang w:val="ru-RU"/>
          </w:rPr>
          <w:t xml:space="preserve"> в БД с предыдущи</w:t>
        </w:r>
      </w:ins>
      <w:ins w:id="1021" w:author="Andrey Lartsev [2]" w:date="2026-03-05T17:20:00Z">
        <w:r w:rsidR="00992CF7">
          <w:rPr>
            <w:lang w:val="ru-RU"/>
          </w:rPr>
          <w:t>ми</w:t>
        </w:r>
      </w:ins>
      <w:ins w:id="1022" w:author="Andrey Lartsev [2]" w:date="2026-03-05T17:19:00Z">
        <w:r w:rsidR="00992CF7">
          <w:rPr>
            <w:lang w:val="ru-RU"/>
          </w:rPr>
          <w:t xml:space="preserve"> версия</w:t>
        </w:r>
      </w:ins>
      <w:ins w:id="1023" w:author="Andrey Lartsev [2]" w:date="2026-03-05T17:20:00Z">
        <w:r w:rsidR="00992CF7">
          <w:rPr>
            <w:lang w:val="ru-RU"/>
          </w:rPr>
          <w:t>ми схем</w:t>
        </w:r>
      </w:ins>
      <w:ins w:id="1024" w:author="Andrey Lartsev [2]" w:date="2026-03-05T17:19:00Z">
        <w:r w:rsidR="00992CF7">
          <w:rPr>
            <w:lang w:val="ru-RU"/>
          </w:rPr>
          <w:t xml:space="preserve"> </w:t>
        </w:r>
      </w:ins>
      <w:del w:id="1025" w:author="Andrey Lartsev [2]" w:date="2026-03-05T17:19:00Z">
        <w:r w:rsidRPr="002810D2" w:rsidDel="00992CF7">
          <w:rPr>
            <w:lang w:val="ru-RU"/>
          </w:rPr>
          <w:delText xml:space="preserve"> в промышленном окружении</w:delText>
        </w:r>
      </w:del>
      <w:ins w:id="1026" w:author="Andrey Lartsev [2]" w:date="2026-03-05T16:27:00Z">
        <w:r w:rsidR="00D65FBC" w:rsidRPr="00D65FBC">
          <w:rPr>
            <w:lang w:val="ru-RU"/>
            <w:rPrChange w:id="1027" w:author="Andrey Lartsev [2]" w:date="2026-03-05T16:27:00Z">
              <w:rPr/>
            </w:rPrChange>
          </w:rPr>
          <w:t>:</w:t>
        </w:r>
      </w:ins>
    </w:p>
    <w:p w14:paraId="2F82FFE7" w14:textId="38AA075A" w:rsidR="00373C67" w:rsidRDefault="00373C67" w:rsidP="009378B2">
      <w:pPr>
        <w:pStyle w:val="NormalWeb"/>
        <w:numPr>
          <w:ilvl w:val="1"/>
          <w:numId w:val="1"/>
        </w:numPr>
        <w:rPr>
          <w:ins w:id="1028" w:author="Andrey Lartsev [2]" w:date="2026-04-05T23:19:00Z" w16du:dateUtc="2026-04-05T20:19:00Z"/>
          <w:lang w:val="ru-RU"/>
        </w:rPr>
      </w:pPr>
      <w:ins w:id="1029" w:author="Andrey Lartsev [2]" w:date="2026-04-05T23:19:00Z" w16du:dateUtc="2026-04-05T20:19:00Z">
        <w:r>
          <w:rPr>
            <w:lang w:val="ru-RU"/>
          </w:rPr>
          <w:t>Например,</w:t>
        </w:r>
      </w:ins>
      <w:ins w:id="1030" w:author="Andrey Lartsev [2]" w:date="2026-04-05T23:16:00Z" w16du:dateUtc="2026-04-05T20:16:00Z">
        <w:r w:rsidR="009378B2">
          <w:rPr>
            <w:lang w:val="ru-RU"/>
          </w:rPr>
          <w:t xml:space="preserve"> у вас</w:t>
        </w:r>
      </w:ins>
      <w:ins w:id="1031" w:author="Andrey Lartsev [2]" w:date="2026-04-05T23:20:00Z" w16du:dateUtc="2026-04-05T20:20:00Z">
        <w:r>
          <w:rPr>
            <w:lang w:val="ru-RU"/>
          </w:rPr>
          <w:t xml:space="preserve"> (точнее у Заказчика)</w:t>
        </w:r>
      </w:ins>
      <w:ins w:id="1032" w:author="Andrey Lartsev [2]" w:date="2026-04-05T23:16:00Z" w16du:dateUtc="2026-04-05T20:16:00Z">
        <w:r w:rsidR="009378B2">
          <w:rPr>
            <w:lang w:val="ru-RU"/>
          </w:rPr>
          <w:t xml:space="preserve"> есть </w:t>
        </w:r>
      </w:ins>
      <w:ins w:id="1033" w:author="Andrey Lartsev [2]" w:date="2026-04-05T23:17:00Z" w16du:dateUtc="2026-04-05T20:17:00Z">
        <w:r>
          <w:rPr>
            <w:lang w:val="ru-RU"/>
          </w:rPr>
          <w:t>ПРОМ</w:t>
        </w:r>
      </w:ins>
      <w:ins w:id="1034" w:author="Andrey Lartsev [2]" w:date="2026-04-05T23:16:00Z" w16du:dateUtc="2026-04-05T20:16:00Z">
        <w:r w:rsidR="009378B2">
          <w:rPr>
            <w:lang w:val="ru-RU"/>
          </w:rPr>
          <w:t xml:space="preserve"> окружение</w:t>
        </w:r>
      </w:ins>
      <w:ins w:id="1035" w:author="Andrey Lartsev [2]" w:date="2026-04-05T23:19:00Z" w16du:dateUtc="2026-04-05T20:19:00Z">
        <w:r w:rsidRPr="00373C67">
          <w:rPr>
            <w:lang w:val="ru-RU"/>
            <w:rPrChange w:id="1036" w:author="Andrey Lartsev [2]" w:date="2026-04-05T23:19:00Z" w16du:dateUtc="2026-04-05T20:19:00Z">
              <w:rPr/>
            </w:rPrChange>
          </w:rPr>
          <w:t>,</w:t>
        </w:r>
      </w:ins>
      <w:ins w:id="1037" w:author="Andrey Lartsev [2]" w:date="2026-04-05T23:16:00Z" w16du:dateUtc="2026-04-05T20:16:00Z">
        <w:r w:rsidR="009378B2">
          <w:rPr>
            <w:lang w:val="ru-RU"/>
          </w:rPr>
          <w:t xml:space="preserve"> в котором развернут релиз 3</w:t>
        </w:r>
        <w:r w:rsidR="009378B2" w:rsidRPr="009378B2">
          <w:rPr>
            <w:lang w:val="ru-RU"/>
            <w:rPrChange w:id="1038" w:author="Andrey Lartsev [2]" w:date="2026-04-05T23:16:00Z" w16du:dateUtc="2026-04-05T20:16:00Z">
              <w:rPr/>
            </w:rPrChange>
          </w:rPr>
          <w:t xml:space="preserve">, </w:t>
        </w:r>
        <w:r w:rsidR="009378B2">
          <w:t>UAT</w:t>
        </w:r>
        <w:r w:rsidR="009378B2" w:rsidRPr="009378B2">
          <w:rPr>
            <w:lang w:val="ru-RU"/>
            <w:rPrChange w:id="1039" w:author="Andrey Lartsev [2]" w:date="2026-04-05T23:16:00Z" w16du:dateUtc="2026-04-05T20:16:00Z">
              <w:rPr/>
            </w:rPrChange>
          </w:rPr>
          <w:t xml:space="preserve"> </w:t>
        </w:r>
        <w:proofErr w:type="gramStart"/>
        <w:r w:rsidR="009378B2">
          <w:rPr>
            <w:lang w:val="ru-RU"/>
          </w:rPr>
          <w:t>окружение</w:t>
        </w:r>
        <w:proofErr w:type="gramEnd"/>
        <w:r w:rsidR="009378B2">
          <w:rPr>
            <w:lang w:val="ru-RU"/>
          </w:rPr>
          <w:t xml:space="preserve"> в котором </w:t>
        </w:r>
      </w:ins>
      <w:ins w:id="1040" w:author="Andrey Lartsev [2]" w:date="2026-04-05T23:17:00Z" w16du:dateUtc="2026-04-05T20:17:00Z">
        <w:r>
          <w:rPr>
            <w:lang w:val="ru-RU"/>
          </w:rPr>
          <w:t xml:space="preserve">уже </w:t>
        </w:r>
      </w:ins>
      <w:ins w:id="1041" w:author="Andrey Lartsev [2]" w:date="2026-04-05T23:16:00Z" w16du:dateUtc="2026-04-05T20:16:00Z">
        <w:r w:rsidR="009378B2">
          <w:rPr>
            <w:lang w:val="ru-RU"/>
          </w:rPr>
          <w:t>есть релиз 4</w:t>
        </w:r>
      </w:ins>
      <w:ins w:id="1042" w:author="Andrey Lartsev [2]" w:date="2026-04-05T23:20:00Z" w16du:dateUtc="2026-04-05T20:20:00Z">
        <w:r w:rsidRPr="00373C67">
          <w:rPr>
            <w:lang w:val="ru-RU"/>
            <w:rPrChange w:id="1043" w:author="Andrey Lartsev [2]" w:date="2026-04-05T23:20:00Z" w16du:dateUtc="2026-04-05T20:20:00Z">
              <w:rPr/>
            </w:rPrChange>
          </w:rPr>
          <w:t>,</w:t>
        </w:r>
      </w:ins>
      <w:ins w:id="1044" w:author="Andrey Lartsev [2]" w:date="2026-04-05T23:16:00Z" w16du:dateUtc="2026-04-05T20:16:00Z">
        <w:r w:rsidR="009378B2">
          <w:rPr>
            <w:lang w:val="ru-RU"/>
          </w:rPr>
          <w:t xml:space="preserve"> и вы сейчас в</w:t>
        </w:r>
      </w:ins>
      <w:ins w:id="1045" w:author="Andrey Lartsev [2]" w:date="2026-04-05T23:17:00Z" w16du:dateUtc="2026-04-05T20:17:00Z">
        <w:r w:rsidR="009378B2">
          <w:rPr>
            <w:lang w:val="ru-RU"/>
          </w:rPr>
          <w:t xml:space="preserve"> своем окружении </w:t>
        </w:r>
      </w:ins>
      <w:ins w:id="1046" w:author="Andrey Lartsev [2]" w:date="2026-04-05T23:20:00Z" w16du:dateUtc="2026-04-05T20:20:00Z">
        <w:r>
          <w:rPr>
            <w:lang w:val="ru-RU"/>
          </w:rPr>
          <w:t xml:space="preserve">активно </w:t>
        </w:r>
      </w:ins>
      <w:ins w:id="1047" w:author="Andrey Lartsev [2]" w:date="2026-04-05T23:17:00Z" w16du:dateUtc="2026-04-05T20:17:00Z">
        <w:r w:rsidR="009378B2">
          <w:rPr>
            <w:lang w:val="ru-RU"/>
          </w:rPr>
          <w:t>работаете над верси</w:t>
        </w:r>
        <w:r>
          <w:rPr>
            <w:lang w:val="ru-RU"/>
          </w:rPr>
          <w:t>й 5</w:t>
        </w:r>
      </w:ins>
      <w:ins w:id="1048" w:author="Andrey Lartsev [2]" w:date="2026-04-05T23:19:00Z" w16du:dateUtc="2026-04-05T20:19:00Z">
        <w:r w:rsidRPr="00373C67">
          <w:rPr>
            <w:lang w:val="ru-RU"/>
            <w:rPrChange w:id="1049" w:author="Andrey Lartsev [2]" w:date="2026-04-05T23:19:00Z" w16du:dateUtc="2026-04-05T20:19:00Z">
              <w:rPr/>
            </w:rPrChange>
          </w:rPr>
          <w:t>.</w:t>
        </w:r>
      </w:ins>
      <w:ins w:id="1050" w:author="Andrey Lartsev [2]" w:date="2026-04-05T23:17:00Z" w16du:dateUtc="2026-04-05T20:17:00Z">
        <w:r>
          <w:rPr>
            <w:lang w:val="ru-RU"/>
          </w:rPr>
          <w:t xml:space="preserve"> </w:t>
        </w:r>
      </w:ins>
    </w:p>
    <w:p w14:paraId="45098861" w14:textId="3794FA4B" w:rsidR="009378B2" w:rsidRDefault="00373C67" w:rsidP="009378B2">
      <w:pPr>
        <w:pStyle w:val="NormalWeb"/>
        <w:numPr>
          <w:ilvl w:val="1"/>
          <w:numId w:val="1"/>
        </w:numPr>
        <w:rPr>
          <w:ins w:id="1051" w:author="Andrey Lartsev [2]" w:date="2026-04-05T23:16:00Z" w16du:dateUtc="2026-04-05T20:16:00Z"/>
          <w:lang w:val="ru-RU"/>
        </w:rPr>
      </w:pPr>
      <w:ins w:id="1052" w:author="Andrey Lartsev [2]" w:date="2026-04-05T23:19:00Z" w16du:dateUtc="2026-04-05T20:19:00Z">
        <w:r>
          <w:rPr>
            <w:lang w:val="ru-RU"/>
          </w:rPr>
          <w:t>И</w:t>
        </w:r>
      </w:ins>
      <w:ins w:id="1053" w:author="Andrey Lartsev [2]" w:date="2026-04-05T23:17:00Z" w16du:dateUtc="2026-04-05T20:17:00Z">
        <w:r>
          <w:rPr>
            <w:lang w:val="ru-RU"/>
          </w:rPr>
          <w:t xml:space="preserve"> тут в </w:t>
        </w:r>
        <w:r>
          <w:t>UAT</w:t>
        </w:r>
        <w:r>
          <w:rPr>
            <w:lang w:val="ru-RU"/>
          </w:rPr>
          <w:t xml:space="preserve">-е </w:t>
        </w:r>
      </w:ins>
      <w:ins w:id="1054" w:author="Andrey Lartsev [2]" w:date="2026-04-05T23:18:00Z" w16du:dateUtc="2026-04-05T20:18:00Z">
        <w:r>
          <w:rPr>
            <w:lang w:val="ru-RU"/>
          </w:rPr>
          <w:t xml:space="preserve">находят </w:t>
        </w:r>
        <w:proofErr w:type="gramStart"/>
        <w:r>
          <w:rPr>
            <w:lang w:val="ru-RU"/>
          </w:rPr>
          <w:t>баг</w:t>
        </w:r>
        <w:proofErr w:type="gramEnd"/>
        <w:r>
          <w:rPr>
            <w:lang w:val="ru-RU"/>
          </w:rPr>
          <w:t xml:space="preserve"> </w:t>
        </w:r>
      </w:ins>
      <w:ins w:id="1055" w:author="Andrey Lartsev [2]" w:date="2026-04-05T23:20:00Z" w16du:dateUtc="2026-04-05T20:20:00Z">
        <w:r>
          <w:rPr>
            <w:lang w:val="ru-RU"/>
          </w:rPr>
          <w:t>который, разумеется,</w:t>
        </w:r>
      </w:ins>
      <w:ins w:id="1056" w:author="Andrey Lartsev [2]" w:date="2026-04-05T23:18:00Z" w16du:dateUtc="2026-04-05T20:18:00Z">
        <w:r>
          <w:rPr>
            <w:lang w:val="ru-RU"/>
          </w:rPr>
          <w:t xml:space="preserve"> есть и релизе 5 (который пока только у вас) но и для того чтобы было более интересно есть еще и на ПРОМ-е и </w:t>
        </w:r>
      </w:ins>
      <w:ins w:id="1057" w:author="Andrey Lartsev [2]" w:date="2026-04-05T23:19:00Z" w16du:dateUtc="2026-04-05T20:19:00Z">
        <w:r>
          <w:rPr>
            <w:lang w:val="ru-RU"/>
          </w:rPr>
          <w:t xml:space="preserve">для его исправления нужно выпустить </w:t>
        </w:r>
        <w:proofErr w:type="spellStart"/>
        <w:r>
          <w:rPr>
            <w:lang w:val="ru-RU"/>
          </w:rPr>
          <w:t>хотфикс</w:t>
        </w:r>
        <w:proofErr w:type="spellEnd"/>
        <w:r>
          <w:rPr>
            <w:lang w:val="ru-RU"/>
          </w:rPr>
          <w:t xml:space="preserve"> на БД</w:t>
        </w:r>
        <w:r w:rsidRPr="00373C67">
          <w:rPr>
            <w:lang w:val="ru-RU"/>
            <w:rPrChange w:id="1058" w:author="Andrey Lartsev [2]" w:date="2026-04-05T23:19:00Z" w16du:dateUtc="2026-04-05T20:19:00Z">
              <w:rPr/>
            </w:rPrChange>
          </w:rPr>
          <w:t>…</w:t>
        </w:r>
      </w:ins>
      <w:ins w:id="1059" w:author="Andrey Lartsev [2]" w:date="2026-04-05T23:16:00Z" w16du:dateUtc="2026-04-05T20:16:00Z">
        <w:r w:rsidR="009378B2">
          <w:rPr>
            <w:lang w:val="ru-RU"/>
          </w:rPr>
          <w:t xml:space="preserve"> </w:t>
        </w:r>
      </w:ins>
    </w:p>
    <w:p w14:paraId="6115A59B" w14:textId="51F19076" w:rsidR="007D27BC" w:rsidRPr="00BF5485" w:rsidRDefault="009378B2" w:rsidP="009378B2">
      <w:pPr>
        <w:pStyle w:val="NormalWeb"/>
        <w:numPr>
          <w:ilvl w:val="1"/>
          <w:numId w:val="1"/>
        </w:numPr>
        <w:rPr>
          <w:ins w:id="1060" w:author="Andrey Lartsev [2]" w:date="2026-03-05T17:18:00Z"/>
          <w:lang w:val="ru-RU"/>
          <w:rPrChange w:id="1061" w:author="Andrey Lartsev [2]" w:date="2026-03-05T17:18:00Z">
            <w:rPr>
              <w:ins w:id="1062" w:author="Andrey Lartsev [2]" w:date="2026-03-05T17:18:00Z"/>
            </w:rPr>
          </w:rPrChange>
        </w:rPr>
        <w:pPrChange w:id="1063" w:author="Andrey Lartsev [2]" w:date="2026-04-05T23:13:00Z" w16du:dateUtc="2026-04-05T20:13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064" w:author="Andrey Lartsev [2]" w:date="2026-04-05T23:13:00Z" w16du:dateUtc="2026-04-05T20:13:00Z">
        <w:r>
          <w:rPr>
            <w:lang w:val="ru-RU"/>
          </w:rPr>
          <w:t xml:space="preserve">Друзья </w:t>
        </w:r>
      </w:ins>
      <w:ins w:id="1065" w:author="Andrey Lartsev [2]" w:date="2026-04-05T23:14:00Z" w16du:dateUtc="2026-04-05T20:14:00Z">
        <w:r>
          <w:rPr>
            <w:lang w:val="ru-RU"/>
          </w:rPr>
          <w:t xml:space="preserve">уже и так много букв </w:t>
        </w:r>
      </w:ins>
      <w:ins w:id="1066" w:author="Andrey Lartsev [2]" w:date="2026-04-05T23:21:00Z" w16du:dateUtc="2026-04-05T20:21:00Z">
        <w:r w:rsidR="00373C67" w:rsidRPr="00373C67">
          <w:rPr>
            <w:lang w:val="ru-RU"/>
            <w:rPrChange w:id="1067" w:author="Andrey Lartsev [2]" w:date="2026-04-05T23:21:00Z" w16du:dateUtc="2026-04-05T20:21:00Z">
              <w:rPr/>
            </w:rPrChange>
          </w:rPr>
          <w:t xml:space="preserve">… </w:t>
        </w:r>
      </w:ins>
      <w:ins w:id="1068" w:author="Andrey Lartsev [2]" w:date="2026-04-05T23:14:00Z" w16du:dateUtc="2026-04-05T20:14:00Z">
        <w:r>
          <w:rPr>
            <w:lang w:val="ru-RU"/>
          </w:rPr>
          <w:t>продолжение по</w:t>
        </w:r>
      </w:ins>
      <w:ins w:id="1069" w:author="Andrey Lartsev [2]" w:date="2026-04-05T23:13:00Z" w16du:dateUtc="2026-04-05T20:13:00Z">
        <w:r>
          <w:rPr>
            <w:lang w:val="ru-RU"/>
          </w:rPr>
          <w:t>следует</w:t>
        </w:r>
      </w:ins>
      <w:ins w:id="1070" w:author="Andrey Lartsev [2]" w:date="2026-04-05T23:14:00Z" w16du:dateUtc="2026-04-05T20:14:00Z">
        <w:r w:rsidRPr="009378B2">
          <w:rPr>
            <w:lang w:val="ru-RU"/>
            <w:rPrChange w:id="1071" w:author="Andrey Lartsev [2]" w:date="2026-04-05T23:15:00Z" w16du:dateUtc="2026-04-05T20:15:00Z">
              <w:rPr/>
            </w:rPrChange>
          </w:rPr>
          <w:t xml:space="preserve">, </w:t>
        </w:r>
        <w:r>
          <w:rPr>
            <w:lang w:val="ru-RU"/>
          </w:rPr>
          <w:t xml:space="preserve">если </w:t>
        </w:r>
      </w:ins>
      <w:ins w:id="1072" w:author="Andrey Lartsev [2]" w:date="2026-04-05T23:15:00Z" w16du:dateUtc="2026-04-05T20:15:00Z">
        <w:r>
          <w:rPr>
            <w:lang w:val="ru-RU"/>
          </w:rPr>
          <w:t xml:space="preserve">будет запрос </w:t>
        </w:r>
        <w:proofErr w:type="gramStart"/>
        <w:r>
          <w:rPr>
            <w:lang w:val="ru-RU"/>
          </w:rPr>
          <w:t>аудитории</w:t>
        </w:r>
      </w:ins>
      <w:ins w:id="1073" w:author="Andrey Lartsev [2]" w:date="2026-04-05T23:13:00Z" w16du:dateUtc="2026-04-05T20:13:00Z">
        <w:r>
          <w:rPr>
            <w:lang w:val="ru-RU"/>
          </w:rPr>
          <w:t xml:space="preserve"> )</w:t>
        </w:r>
      </w:ins>
      <w:proofErr w:type="gramEnd"/>
      <w:ins w:id="1074" w:author="Andrey Lartsev [2]" w:date="2026-03-05T16:51:00Z">
        <w:r w:rsidR="005568A2">
          <w:rPr>
            <w:lang w:val="ru-RU"/>
          </w:rPr>
          <w:t xml:space="preserve"> </w:t>
        </w:r>
      </w:ins>
      <w:del w:id="1075" w:author="Andrey Lartsev [2]" w:date="2026-03-05T16:27:00Z">
        <w:r w:rsidR="007D27BC" w:rsidRPr="002810D2" w:rsidDel="00D65FBC">
          <w:rPr>
            <w:lang w:val="ru-RU"/>
          </w:rPr>
          <w:delText xml:space="preserve"> (</w:delText>
        </w:r>
        <w:r w:rsidR="007D27BC" w:rsidDel="00D65FBC">
          <w:delText>TBD</w:delText>
        </w:r>
        <w:r w:rsidR="007D27BC" w:rsidRPr="002810D2" w:rsidDel="00D65FBC">
          <w:rPr>
            <w:lang w:val="ru-RU"/>
          </w:rPr>
          <w:delText>)</w:delText>
        </w:r>
      </w:del>
    </w:p>
    <w:p w14:paraId="0372C8BA" w14:textId="15ECC3B7" w:rsidR="00D65FBC" w:rsidRPr="00B75AAD" w:rsidDel="005568A2" w:rsidRDefault="00D65FBC" w:rsidP="00B75AAD">
      <w:pPr>
        <w:rPr>
          <w:del w:id="1076" w:author="Andrey Lartsev [2]" w:date="2026-03-05T16:51:00Z"/>
          <w:lang w:val="ru-RU"/>
        </w:rPr>
        <w:pPrChange w:id="1077" w:author="Andrey Lartsev [2]" w:date="2026-04-05T23:45:00Z" w16du:dateUtc="2026-04-05T20:45:00Z">
          <w:pPr>
            <w:pStyle w:val="NormalWeb"/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</w:p>
    <w:p w14:paraId="6B8919A1" w14:textId="77EF5099" w:rsidR="00715E73" w:rsidDel="00BF5485" w:rsidRDefault="00715E73" w:rsidP="00B75AAD">
      <w:pPr>
        <w:rPr>
          <w:del w:id="1078" w:author="Andrey Lartsev [2]" w:date="2026-03-05T17:13:00Z"/>
          <w:lang w:val="ru-RU"/>
        </w:rPr>
        <w:pPrChange w:id="1079" w:author="Andrey Lartsev [2]" w:date="2026-04-05T23:45:00Z" w16du:dateUtc="2026-04-05T20:45:00Z">
          <w:pPr>
            <w:pStyle w:val="ListParagraph"/>
          </w:pPr>
        </w:pPrChange>
      </w:pPr>
      <w:del w:id="1080" w:author="Andrey Lartsev [2]" w:date="2026-03-05T17:13:00Z">
        <w:r w:rsidDel="00BF5485">
          <w:rPr>
            <w:lang w:val="ru-RU"/>
          </w:rPr>
          <w:delText xml:space="preserve">Порядок получения </w:delText>
        </w:r>
        <w:r w:rsidDel="00BF5485">
          <w:delText>baseline</w:delText>
        </w:r>
        <w:r w:rsidRPr="00715E73" w:rsidDel="00BF5485">
          <w:rPr>
            <w:lang w:val="ru-RU"/>
          </w:rPr>
          <w:delText xml:space="preserve"> </w:delText>
        </w:r>
        <w:r w:rsidR="00B94DB9" w:rsidDel="00BF5485">
          <w:rPr>
            <w:lang w:val="ru-RU"/>
          </w:rPr>
          <w:delText xml:space="preserve">скриптов </w:delText>
        </w:r>
        <w:r w:rsidDel="00BF5485">
          <w:rPr>
            <w:lang w:val="ru-RU"/>
          </w:rPr>
          <w:delText xml:space="preserve">из промышленного окружения </w:delText>
        </w:r>
        <w:r w:rsidRPr="00715E73" w:rsidDel="00BF5485">
          <w:rPr>
            <w:lang w:val="ru-RU"/>
          </w:rPr>
          <w:delText>(</w:delText>
        </w:r>
        <w:r w:rsidDel="00BF5485">
          <w:delText>TBD</w:delText>
        </w:r>
        <w:r w:rsidRPr="00715E73" w:rsidDel="00BF5485">
          <w:rPr>
            <w:lang w:val="ru-RU"/>
          </w:rPr>
          <w:delText>)</w:delText>
        </w:r>
      </w:del>
    </w:p>
    <w:p w14:paraId="71B9C149" w14:textId="56336FFE" w:rsidR="00DF6AC0" w:rsidRPr="002810D2" w:rsidDel="00BF5485" w:rsidRDefault="00DF6AC0" w:rsidP="00B75AAD">
      <w:pPr>
        <w:rPr>
          <w:del w:id="1081" w:author="Andrey Lartsev [2]" w:date="2026-03-05T17:13:00Z"/>
          <w:lang w:val="ru-RU"/>
        </w:rPr>
        <w:pPrChange w:id="1082" w:author="Andrey Lartsev [2]" w:date="2026-04-05T23:45:00Z" w16du:dateUtc="2026-04-05T20:45:00Z">
          <w:pPr>
            <w:pStyle w:val="ListParagraph"/>
          </w:pPr>
        </w:pPrChange>
      </w:pPr>
      <w:del w:id="1083" w:author="Andrey Lartsev [2]" w:date="2026-03-05T17:13:00Z">
        <w:r w:rsidDel="00BF5485">
          <w:delText>(TBD)</w:delText>
        </w:r>
      </w:del>
    </w:p>
    <w:p w14:paraId="54A90E9C" w14:textId="0E5C3A7E" w:rsidR="007D27BC" w:rsidRPr="007D27BC" w:rsidDel="00BF5485" w:rsidRDefault="007D27BC" w:rsidP="00B75AAD">
      <w:pPr>
        <w:rPr>
          <w:del w:id="1084" w:author="Andrey Lartsev [2]" w:date="2026-03-05T17:13:00Z"/>
          <w:lang w:val="ru-RU"/>
        </w:rPr>
        <w:pPrChange w:id="1085" w:author="Andrey Lartsev [2]" w:date="2026-04-05T23:45:00Z" w16du:dateUtc="2026-04-05T20:45:00Z">
          <w:pPr>
            <w:pStyle w:val="ListParagraph"/>
          </w:pPr>
        </w:pPrChange>
      </w:pPr>
    </w:p>
    <w:p w14:paraId="2CA44808" w14:textId="77777777" w:rsidR="00943E6F" w:rsidRPr="007D27BC" w:rsidRDefault="00943E6F" w:rsidP="00B75AAD">
      <w:pPr>
        <w:rPr>
          <w:lang w:val="ru-RU"/>
        </w:rPr>
        <w:pPrChange w:id="1086" w:author="Andrey Lartsev [2]" w:date="2026-04-05T23:45:00Z" w16du:dateUtc="2026-04-05T20:45:00Z">
          <w:pPr>
            <w:pStyle w:val="ListParagraph"/>
          </w:pPr>
        </w:pPrChange>
      </w:pPr>
    </w:p>
    <w:sectPr w:rsidR="00943E6F" w:rsidRPr="007D27BC" w:rsidSect="005C7B9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16" w:author="Семенов Василий Александрович" w:date="2026-03-04T12:29:00Z" w:initials="СВА">
    <w:p w14:paraId="36AA087B" w14:textId="5C299A6C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rStyle w:val="CommentReference"/>
          <w:lang w:val="ru-RU"/>
        </w:rPr>
        <w:t>р</w:t>
      </w:r>
      <w:r>
        <w:rPr>
          <w:lang w:val="ru-RU"/>
        </w:rPr>
        <w:t xml:space="preserve">азделяем только </w:t>
      </w:r>
      <w:r>
        <w:t>esbdbjournal</w:t>
      </w:r>
      <w:r>
        <w:rPr>
          <w:lang w:val="ru-RU"/>
        </w:rPr>
        <w:t xml:space="preserve">. В рамках Регистронезависимости меняем </w:t>
      </w:r>
      <w:r>
        <w:t>DDL</w:t>
      </w:r>
      <w:r>
        <w:rPr>
          <w:lang w:val="ru-RU"/>
        </w:rPr>
        <w:t xml:space="preserve"> этой таблицы. Так что поддерживать нужно, да.</w:t>
      </w:r>
    </w:p>
  </w:comment>
  <w:comment w:id="249" w:author="Семенов Василий Александрович" w:date="2026-03-04T12:32:00Z" w:initials="СВА">
    <w:p w14:paraId="431619A5" w14:textId="23AA3106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Не только последние. Как я понял, есть желание откатываться к нужной версии. Причём, и </w:t>
      </w:r>
      <w:r>
        <w:t>DDL</w:t>
      </w:r>
      <w:r>
        <w:rPr>
          <w:lang w:val="ru-RU"/>
        </w:rPr>
        <w:t xml:space="preserve">, и </w:t>
      </w:r>
      <w:r>
        <w:t>DML</w:t>
      </w:r>
      <w:r>
        <w:rPr>
          <w:lang w:val="ru-RU"/>
        </w:rPr>
        <w:t>.</w:t>
      </w:r>
    </w:p>
  </w:comment>
  <w:comment w:id="250" w:author="Andrey Lartsev" w:date="2026-03-04T11:55:00Z" w:initials="AL">
    <w:p w14:paraId="372250C3" w14:textId="6FDB45D5" w:rsidR="00B82C88" w:rsidRPr="008051AB" w:rsidRDefault="00B82C88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>У кого есть такое желание</w:t>
      </w:r>
      <w:r w:rsidRPr="00B82C88">
        <w:rPr>
          <w:lang w:val="ru-RU"/>
        </w:rPr>
        <w:t xml:space="preserve">? </w:t>
      </w:r>
      <w:r w:rsidR="004F4200">
        <w:rPr>
          <w:lang w:val="ru-RU"/>
        </w:rPr>
        <w:t>Пром никогда не будут откатывать на несколько версий назад</w:t>
      </w:r>
      <w:r w:rsidR="004F4200" w:rsidRPr="004F4200">
        <w:rPr>
          <w:lang w:val="ru-RU"/>
        </w:rPr>
        <w:t>.</w:t>
      </w:r>
      <w:r w:rsidR="00047819" w:rsidRPr="00047819">
        <w:rPr>
          <w:lang w:val="ru-RU"/>
        </w:rPr>
        <w:t xml:space="preserve"> </w:t>
      </w:r>
      <w:r w:rsidR="00047819">
        <w:rPr>
          <w:lang w:val="ru-RU"/>
        </w:rPr>
        <w:t>В тестовом окружении проще создать бэкап перед применением скриптов</w:t>
      </w:r>
      <w:r w:rsidR="00047819" w:rsidRPr="008051AB">
        <w:rPr>
          <w:lang w:val="ru-RU"/>
        </w:rPr>
        <w:t>;</w:t>
      </w:r>
      <w:r w:rsidR="008051AB" w:rsidRPr="008051AB">
        <w:rPr>
          <w:lang w:val="ru-RU"/>
        </w:rPr>
        <w:t xml:space="preserve"> </w:t>
      </w:r>
      <w:r w:rsidR="008051AB">
        <w:t>Rollback</w:t>
      </w:r>
      <w:r w:rsidR="00904394">
        <w:rPr>
          <w:lang w:val="ru-RU"/>
        </w:rPr>
        <w:t xml:space="preserve"> (хотя его и можно реализовать)</w:t>
      </w:r>
      <w:r w:rsidR="008051AB" w:rsidRPr="008051AB">
        <w:rPr>
          <w:lang w:val="ru-RU"/>
        </w:rPr>
        <w:t xml:space="preserve"> </w:t>
      </w:r>
      <w:r w:rsidR="008051AB">
        <w:rPr>
          <w:lang w:val="ru-RU"/>
        </w:rPr>
        <w:t>- ненужная фича, которую трудно тестировать и трудно поддерживать</w:t>
      </w:r>
      <w:r w:rsidR="008051AB" w:rsidRPr="008051AB">
        <w:rPr>
          <w:lang w:val="ru-RU"/>
        </w:rPr>
        <w:t>;</w:t>
      </w:r>
    </w:p>
  </w:comment>
  <w:comment w:id="482" w:author="Семенов Василий Александрович" w:date="2026-03-04T12:35:00Z" w:initials="СВА">
    <w:p w14:paraId="6843B524" w14:textId="031F4516" w:rsidR="00EA1E24" w:rsidRPr="00EA1E24" w:rsidRDefault="00EA1E24">
      <w:pPr>
        <w:pStyle w:val="CommentText"/>
        <w:rPr>
          <w:lang w:val="ru-RU"/>
        </w:rPr>
      </w:pPr>
      <w:r>
        <w:rPr>
          <w:rStyle w:val="CommentReference"/>
        </w:rPr>
        <w:annotationRef/>
      </w:r>
      <w:r>
        <w:rPr>
          <w:lang w:val="ru-RU"/>
        </w:rPr>
        <w:t xml:space="preserve">Можно точно говорить, что </w:t>
      </w:r>
      <w:r>
        <w:t>Postgres</w:t>
      </w:r>
      <w:r w:rsidRPr="00EA1E24">
        <w:rPr>
          <w:lang w:val="ru-RU"/>
        </w:rPr>
        <w:t xml:space="preserve"> </w:t>
      </w:r>
      <w:r>
        <w:t>Pro</w:t>
      </w:r>
      <w:r w:rsidRPr="00EA1E24">
        <w:rPr>
          <w:lang w:val="ru-RU"/>
        </w:rPr>
        <w:t xml:space="preserve"> </w:t>
      </w:r>
      <w:r>
        <w:t>Ent</w:t>
      </w:r>
      <w:r>
        <w:rPr>
          <w:lang w:val="ru-RU"/>
        </w:rPr>
        <w:t xml:space="preserve"> версии не ниже 17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6AA087B" w15:done="0"/>
  <w15:commentEx w15:paraId="431619A5" w15:done="0"/>
  <w15:commentEx w15:paraId="372250C3" w15:paraIdParent="431619A5" w15:done="0"/>
  <w15:commentEx w15:paraId="6843B5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D52A43E" w16cex:dateUtc="2026-03-04T08:29:00Z"/>
  <w16cex:commentExtensible w16cex:durableId="2D52A4C7" w16cex:dateUtc="2026-03-04T08:32:00Z"/>
  <w16cex:commentExtensible w16cex:durableId="2D529C29" w16cex:dateUtc="2026-03-04T08:55:00Z"/>
  <w16cex:commentExtensible w16cex:durableId="2D52A5A4" w16cex:dateUtc="2026-03-04T08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6AA087B" w16cid:durableId="2D52A43E"/>
  <w16cid:commentId w16cid:paraId="431619A5" w16cid:durableId="2D52A4C7"/>
  <w16cid:commentId w16cid:paraId="372250C3" w16cid:durableId="2D529C29"/>
  <w16cid:commentId w16cid:paraId="6843B524" w16cid:durableId="2D52A5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D0143"/>
    <w:multiLevelType w:val="hybridMultilevel"/>
    <w:tmpl w:val="1DE09E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F134B"/>
    <w:multiLevelType w:val="hybridMultilevel"/>
    <w:tmpl w:val="AB4AB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C3EF7"/>
    <w:multiLevelType w:val="multilevel"/>
    <w:tmpl w:val="E94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F275C"/>
    <w:multiLevelType w:val="hybridMultilevel"/>
    <w:tmpl w:val="537055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4650A1"/>
    <w:multiLevelType w:val="hybridMultilevel"/>
    <w:tmpl w:val="EF124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321263">
    <w:abstractNumId w:val="2"/>
  </w:num>
  <w:num w:numId="2" w16cid:durableId="1648972093">
    <w:abstractNumId w:val="4"/>
  </w:num>
  <w:num w:numId="3" w16cid:durableId="2077825405">
    <w:abstractNumId w:val="0"/>
  </w:num>
  <w:num w:numId="4" w16cid:durableId="455611711">
    <w:abstractNumId w:val="3"/>
  </w:num>
  <w:num w:numId="5" w16cid:durableId="146558173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drey Lartsev">
    <w15:presenceInfo w15:providerId="Windows Live" w15:userId="f152ccc7aaf72e87"/>
  </w15:person>
  <w15:person w15:author="Andrey Lartsev [2]">
    <w15:presenceInfo w15:providerId="AD" w15:userId="S::andrey_lartsev@epam.com::4d7876f5-6e56-4cce-8432-27d6866c53ea"/>
  </w15:person>
  <w15:person w15:author="Семенов Василий Александрович">
    <w15:presenceInfo w15:providerId="None" w15:userId="Семенов Василий Александр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D2"/>
    <w:rsid w:val="00015B73"/>
    <w:rsid w:val="00047819"/>
    <w:rsid w:val="00091BF7"/>
    <w:rsid w:val="000B1EAF"/>
    <w:rsid w:val="000C109A"/>
    <w:rsid w:val="000F28CD"/>
    <w:rsid w:val="00101EEC"/>
    <w:rsid w:val="00136F92"/>
    <w:rsid w:val="00153A85"/>
    <w:rsid w:val="00164EAC"/>
    <w:rsid w:val="0016534E"/>
    <w:rsid w:val="001A4290"/>
    <w:rsid w:val="001B77D5"/>
    <w:rsid w:val="002376A7"/>
    <w:rsid w:val="00262ABF"/>
    <w:rsid w:val="002810D2"/>
    <w:rsid w:val="00292BD8"/>
    <w:rsid w:val="002A312D"/>
    <w:rsid w:val="002D7FCF"/>
    <w:rsid w:val="002E1D22"/>
    <w:rsid w:val="002F2277"/>
    <w:rsid w:val="00305B6D"/>
    <w:rsid w:val="0035323D"/>
    <w:rsid w:val="00373C67"/>
    <w:rsid w:val="003C5017"/>
    <w:rsid w:val="003E2273"/>
    <w:rsid w:val="004208B1"/>
    <w:rsid w:val="00442650"/>
    <w:rsid w:val="00445408"/>
    <w:rsid w:val="00447EDF"/>
    <w:rsid w:val="00463244"/>
    <w:rsid w:val="004E7532"/>
    <w:rsid w:val="004F4200"/>
    <w:rsid w:val="00536959"/>
    <w:rsid w:val="005568A2"/>
    <w:rsid w:val="005832DE"/>
    <w:rsid w:val="005A0E8A"/>
    <w:rsid w:val="005B309F"/>
    <w:rsid w:val="005B53D6"/>
    <w:rsid w:val="005C7B9C"/>
    <w:rsid w:val="005E6500"/>
    <w:rsid w:val="005F43EE"/>
    <w:rsid w:val="006137AA"/>
    <w:rsid w:val="006212A0"/>
    <w:rsid w:val="00637DEB"/>
    <w:rsid w:val="00645FBF"/>
    <w:rsid w:val="00654B93"/>
    <w:rsid w:val="00654F8C"/>
    <w:rsid w:val="0066128C"/>
    <w:rsid w:val="006B29A6"/>
    <w:rsid w:val="006F5069"/>
    <w:rsid w:val="006F6933"/>
    <w:rsid w:val="00704449"/>
    <w:rsid w:val="007130A4"/>
    <w:rsid w:val="00715E73"/>
    <w:rsid w:val="007325EB"/>
    <w:rsid w:val="007477F4"/>
    <w:rsid w:val="00750EFC"/>
    <w:rsid w:val="00766974"/>
    <w:rsid w:val="0078452D"/>
    <w:rsid w:val="007D27BC"/>
    <w:rsid w:val="00803CDE"/>
    <w:rsid w:val="008051AB"/>
    <w:rsid w:val="00805AC5"/>
    <w:rsid w:val="00854C9C"/>
    <w:rsid w:val="00875DF2"/>
    <w:rsid w:val="008A3CAE"/>
    <w:rsid w:val="008D6504"/>
    <w:rsid w:val="00904394"/>
    <w:rsid w:val="00923140"/>
    <w:rsid w:val="009378B2"/>
    <w:rsid w:val="00943E6F"/>
    <w:rsid w:val="00952C1C"/>
    <w:rsid w:val="00987BF0"/>
    <w:rsid w:val="00992CF7"/>
    <w:rsid w:val="00997127"/>
    <w:rsid w:val="009D3731"/>
    <w:rsid w:val="009E6E53"/>
    <w:rsid w:val="00A072E1"/>
    <w:rsid w:val="00A16DDA"/>
    <w:rsid w:val="00A241DA"/>
    <w:rsid w:val="00A276EC"/>
    <w:rsid w:val="00A84ED3"/>
    <w:rsid w:val="00AF079B"/>
    <w:rsid w:val="00AF0E96"/>
    <w:rsid w:val="00B00D2F"/>
    <w:rsid w:val="00B26AA8"/>
    <w:rsid w:val="00B40411"/>
    <w:rsid w:val="00B75AAD"/>
    <w:rsid w:val="00B82C88"/>
    <w:rsid w:val="00B86347"/>
    <w:rsid w:val="00B94DB9"/>
    <w:rsid w:val="00BC4888"/>
    <w:rsid w:val="00BD0B94"/>
    <w:rsid w:val="00BD27F0"/>
    <w:rsid w:val="00BF2A79"/>
    <w:rsid w:val="00BF5485"/>
    <w:rsid w:val="00C03BB6"/>
    <w:rsid w:val="00C67CBB"/>
    <w:rsid w:val="00CA4330"/>
    <w:rsid w:val="00CB3102"/>
    <w:rsid w:val="00CC03CA"/>
    <w:rsid w:val="00CD053A"/>
    <w:rsid w:val="00D156DF"/>
    <w:rsid w:val="00D3202D"/>
    <w:rsid w:val="00D65FBC"/>
    <w:rsid w:val="00D73EDD"/>
    <w:rsid w:val="00D754A8"/>
    <w:rsid w:val="00DA086F"/>
    <w:rsid w:val="00DF08FC"/>
    <w:rsid w:val="00DF6AC0"/>
    <w:rsid w:val="00E15202"/>
    <w:rsid w:val="00E84C33"/>
    <w:rsid w:val="00E94901"/>
    <w:rsid w:val="00E97C76"/>
    <w:rsid w:val="00EA1E24"/>
    <w:rsid w:val="00EB3347"/>
    <w:rsid w:val="00EC1C45"/>
    <w:rsid w:val="00EC3820"/>
    <w:rsid w:val="00EE33ED"/>
    <w:rsid w:val="00F103C8"/>
    <w:rsid w:val="00F238BD"/>
    <w:rsid w:val="00F37451"/>
    <w:rsid w:val="00F70D1D"/>
    <w:rsid w:val="00F81F07"/>
    <w:rsid w:val="00F95F07"/>
    <w:rsid w:val="00FA1E8F"/>
    <w:rsid w:val="00FD046D"/>
    <w:rsid w:val="00FD3559"/>
    <w:rsid w:val="00FE061E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9B074C"/>
  <w15:chartTrackingRefBased/>
  <w15:docId w15:val="{4F33CA06-B2E6-4D56-8BA1-C4A4DB449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0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1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810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D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810D2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81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EA1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1E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1E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E2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0411"/>
    <w:pPr>
      <w:ind w:left="720"/>
      <w:contextualSpacing/>
    </w:pPr>
  </w:style>
  <w:style w:type="paragraph" w:styleId="Revision">
    <w:name w:val="Revision"/>
    <w:hidden/>
    <w:uiPriority w:val="99"/>
    <w:semiHidden/>
    <w:rsid w:val="00FF00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C50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3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1594</Words>
  <Characters>9090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Lartsev</dc:creator>
  <cp:keywords/>
  <dc:description/>
  <cp:lastModifiedBy>Andrey Lartsev</cp:lastModifiedBy>
  <cp:revision>2</cp:revision>
  <dcterms:created xsi:type="dcterms:W3CDTF">2026-04-05T21:44:00Z</dcterms:created>
  <dcterms:modified xsi:type="dcterms:W3CDTF">2026-04-05T21:44:00Z</dcterms:modified>
</cp:coreProperties>
</file>