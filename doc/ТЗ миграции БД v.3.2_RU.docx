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FFCA6" w14:textId="46876F47" w:rsidR="002810D2" w:rsidRDefault="002810D2" w:rsidP="002810D2">
      <w:pPr>
        <w:pStyle w:val="a4"/>
        <w:jc w:val="center"/>
        <w:rPr>
          <w:ins w:id="0" w:author="Andrey Lartsev" w:date="2026-03-04T12:26:00Z"/>
          <w:lang w:val="ru-RU"/>
        </w:rPr>
      </w:pPr>
      <w:r w:rsidRPr="00EC1C45">
        <w:rPr>
          <w:lang w:val="ru-RU"/>
          <w:rPrChange w:id="1" w:author="Andrey Lartsev" w:date="2026-03-04T16:05:00Z">
            <w:rPr/>
          </w:rPrChange>
        </w:rPr>
        <w:t>ТЗ</w:t>
      </w:r>
      <w:r w:rsidR="002376A7">
        <w:rPr>
          <w:lang w:val="ru-RU"/>
        </w:rPr>
        <w:t xml:space="preserve"> миграции БД</w:t>
      </w:r>
    </w:p>
    <w:p w14:paraId="475905CC" w14:textId="4930F94E" w:rsidR="00952C1C" w:rsidRPr="00442650" w:rsidRDefault="00952C1C">
      <w:pPr>
        <w:jc w:val="center"/>
        <w:rPr>
          <w:rPrChange w:id="2" w:author="Andrey Lartsev" w:date="2026-03-31T21:20:00Z">
            <w:rPr>
              <w:lang w:val="ru-RU"/>
            </w:rPr>
          </w:rPrChange>
        </w:rPr>
        <w:pPrChange w:id="3" w:author="Andrey Lartsev" w:date="2026-03-04T12:26:00Z">
          <w:pPr>
            <w:pStyle w:val="a4"/>
            <w:jc w:val="center"/>
          </w:pPr>
        </w:pPrChange>
      </w:pPr>
      <w:ins w:id="4" w:author="Andrey Lartsev" w:date="2026-03-04T12:26:00Z">
        <w:r>
          <w:t>v</w:t>
        </w:r>
        <w:r w:rsidRPr="00136F92">
          <w:rPr>
            <w:lang w:val="ru-RU"/>
            <w:rPrChange w:id="5" w:author="Andrey Lartsev" w:date="2026-03-04T12:55:00Z">
              <w:rPr/>
            </w:rPrChange>
          </w:rPr>
          <w:t>.</w:t>
        </w:r>
      </w:ins>
      <w:ins w:id="6" w:author="Andrey Lartsev" w:date="2026-03-31T21:20:00Z">
        <w:r w:rsidR="00442650">
          <w:rPr>
            <w:lang w:val="ru-RU"/>
          </w:rPr>
          <w:t>3</w:t>
        </w:r>
        <w:r w:rsidR="00442650">
          <w:t>.2</w:t>
        </w:r>
      </w:ins>
    </w:p>
    <w:p w14:paraId="2E4C03FB" w14:textId="3D396E2A" w:rsidR="00015B73" w:rsidRDefault="00015B73" w:rsidP="002810D2">
      <w:pPr>
        <w:pStyle w:val="1"/>
        <w:rPr>
          <w:ins w:id="7" w:author="Andrey Lartsev" w:date="2026-03-04T12:55:00Z"/>
          <w:lang w:val="ru-RU"/>
        </w:rPr>
      </w:pPr>
      <w:ins w:id="8" w:author="Andrey Lartsev" w:date="2026-03-04T12:54:00Z">
        <w:r>
          <w:rPr>
            <w:lang w:val="ru-RU"/>
          </w:rPr>
          <w:t>Цели</w:t>
        </w:r>
        <w:r w:rsidR="00136F92">
          <w:rPr>
            <w:lang w:val="ru-RU"/>
          </w:rPr>
          <w:t xml:space="preserve"> применен</w:t>
        </w:r>
      </w:ins>
      <w:ins w:id="9" w:author="Andrey Lartsev" w:date="2026-03-04T12:55:00Z">
        <w:r w:rsidR="00136F92">
          <w:rPr>
            <w:lang w:val="ru-RU"/>
          </w:rPr>
          <w:t>ия методологии</w:t>
        </w:r>
      </w:ins>
    </w:p>
    <w:p w14:paraId="257879B9" w14:textId="590749BD" w:rsidR="00CA4330" w:rsidRPr="00CA4330" w:rsidRDefault="00CA4330">
      <w:pPr>
        <w:pStyle w:val="a3"/>
        <w:numPr>
          <w:ilvl w:val="0"/>
          <w:numId w:val="1"/>
        </w:numPr>
        <w:rPr>
          <w:ins w:id="10" w:author="Andrey Lartsev" w:date="2026-03-04T12:59:00Z"/>
          <w:lang w:val="ru-RU"/>
        </w:rPr>
      </w:pPr>
      <w:ins w:id="11" w:author="Andrey Lartsev" w:date="2026-03-04T12:59:00Z">
        <w:r>
          <w:rPr>
            <w:lang w:val="ru-RU"/>
          </w:rPr>
          <w:t>Возможность восстановить структуру БД из исходного кода, хранящегося в системе управления исходным кодом (</w:t>
        </w:r>
        <w:r>
          <w:t>Git</w:t>
        </w:r>
        <w:r w:rsidRPr="00364319">
          <w:rPr>
            <w:lang w:val="ru-RU"/>
          </w:rPr>
          <w:t>);</w:t>
        </w:r>
      </w:ins>
    </w:p>
    <w:p w14:paraId="24CA0CB3" w14:textId="1AF4BE2E" w:rsidR="00CC03CA" w:rsidRDefault="00136F92" w:rsidP="00F70D1D">
      <w:pPr>
        <w:pStyle w:val="a3"/>
        <w:numPr>
          <w:ilvl w:val="0"/>
          <w:numId w:val="1"/>
        </w:numPr>
        <w:rPr>
          <w:ins w:id="12" w:author="Andrey Lartsev" w:date="2026-03-04T12:58:00Z"/>
          <w:lang w:val="ru-RU"/>
        </w:rPr>
      </w:pPr>
      <w:ins w:id="13" w:author="Andrey Lartsev" w:date="2026-03-04T12:55:00Z">
        <w:r>
          <w:rPr>
            <w:lang w:val="ru-RU"/>
          </w:rPr>
          <w:t xml:space="preserve">Упорядочение </w:t>
        </w:r>
      </w:ins>
      <w:ins w:id="14" w:author="Andrey Lartsev" w:date="2026-03-04T12:56:00Z">
        <w:r w:rsidR="00750EFC">
          <w:rPr>
            <w:lang w:val="ru-RU"/>
          </w:rPr>
          <w:t xml:space="preserve">доставки изменений </w:t>
        </w:r>
        <w:r w:rsidR="00CC03CA">
          <w:rPr>
            <w:lang w:val="ru-RU"/>
          </w:rPr>
          <w:t xml:space="preserve">в скриптах </w:t>
        </w:r>
      </w:ins>
      <w:ins w:id="15" w:author="Andrey Lartsev" w:date="2026-03-04T12:57:00Z">
        <w:r w:rsidR="00CC03CA">
          <w:rPr>
            <w:lang w:val="ru-RU"/>
          </w:rPr>
          <w:t>БД</w:t>
        </w:r>
      </w:ins>
      <w:ins w:id="16" w:author="Andrey Lartsev" w:date="2026-03-04T12:59:00Z">
        <w:r w:rsidR="006B29A6">
          <w:rPr>
            <w:lang w:val="ru-RU"/>
          </w:rPr>
          <w:t xml:space="preserve"> </w:t>
        </w:r>
      </w:ins>
      <w:ins w:id="17" w:author="Andrey Lartsev" w:date="2026-03-04T12:55:00Z">
        <w:r>
          <w:rPr>
            <w:lang w:val="ru-RU"/>
          </w:rPr>
          <w:t>в тестовы</w:t>
        </w:r>
      </w:ins>
      <w:ins w:id="18" w:author="Andrey Lartsev [2]" w:date="2026-03-05T15:31:00Z">
        <w:r w:rsidR="00FF0016">
          <w:rPr>
            <w:lang w:val="ru-RU"/>
          </w:rPr>
          <w:t>е</w:t>
        </w:r>
      </w:ins>
      <w:ins w:id="19" w:author="Andrey Lartsev" w:date="2026-03-04T12:55:00Z">
        <w:del w:id="20" w:author="Andrey Lartsev [2]" w:date="2026-03-05T15:31:00Z">
          <w:r w:rsidDel="00FF0016">
            <w:rPr>
              <w:lang w:val="ru-RU"/>
            </w:rPr>
            <w:delText>х</w:delText>
          </w:r>
        </w:del>
        <w:r>
          <w:rPr>
            <w:lang w:val="ru-RU"/>
          </w:rPr>
          <w:t xml:space="preserve"> и</w:t>
        </w:r>
      </w:ins>
      <w:ins w:id="21" w:author="Andrey Lartsev" w:date="2026-03-04T12:56:00Z">
        <w:r w:rsidR="00750EFC">
          <w:rPr>
            <w:lang w:val="ru-RU"/>
          </w:rPr>
          <w:t xml:space="preserve"> промышленн</w:t>
        </w:r>
      </w:ins>
      <w:ins w:id="22" w:author="Andrey Lartsev [2]" w:date="2026-03-05T15:31:00Z">
        <w:r w:rsidR="00FF0016">
          <w:rPr>
            <w:lang w:val="ru-RU"/>
          </w:rPr>
          <w:t>ые</w:t>
        </w:r>
      </w:ins>
      <w:ins w:id="23" w:author="Andrey Lartsev" w:date="2026-03-04T12:56:00Z">
        <w:del w:id="24" w:author="Andrey Lartsev [2]" w:date="2026-03-05T15:31:00Z">
          <w:r w:rsidR="00750EFC" w:rsidDel="00FF0016">
            <w:rPr>
              <w:lang w:val="ru-RU"/>
            </w:rPr>
            <w:delText>ом</w:delText>
          </w:r>
        </w:del>
        <w:r w:rsidR="00750EFC">
          <w:rPr>
            <w:lang w:val="ru-RU"/>
          </w:rPr>
          <w:t xml:space="preserve"> окружен</w:t>
        </w:r>
      </w:ins>
      <w:ins w:id="25" w:author="Andrey Lartsev" w:date="2026-03-04T12:58:00Z">
        <w:r w:rsidR="00F70D1D">
          <w:rPr>
            <w:lang w:val="ru-RU"/>
          </w:rPr>
          <w:t>ия</w:t>
        </w:r>
        <w:del w:id="26" w:author="Andrey Lartsev [2]" w:date="2026-03-05T15:31:00Z">
          <w:r w:rsidR="00F70D1D" w:rsidDel="00FF0016">
            <w:rPr>
              <w:lang w:val="ru-RU"/>
            </w:rPr>
            <w:delText>х</w:delText>
          </w:r>
        </w:del>
      </w:ins>
      <w:ins w:id="27" w:author="Andrey Lartsev" w:date="2026-03-04T12:55:00Z">
        <w:r w:rsidRPr="00EA1E24">
          <w:rPr>
            <w:lang w:val="ru-RU"/>
          </w:rPr>
          <w:t>;</w:t>
        </w:r>
      </w:ins>
    </w:p>
    <w:p w14:paraId="2E6C470B" w14:textId="25F11F57" w:rsidR="002810D2" w:rsidRPr="00136F92" w:rsidRDefault="002810D2" w:rsidP="002810D2">
      <w:pPr>
        <w:pStyle w:val="1"/>
        <w:rPr>
          <w:lang w:val="ru-RU"/>
          <w:rPrChange w:id="28" w:author="Andrey Lartsev" w:date="2026-03-04T12:55:00Z">
            <w:rPr/>
          </w:rPrChange>
        </w:rPr>
      </w:pPr>
      <w:r w:rsidRPr="00136F92">
        <w:rPr>
          <w:lang w:val="ru-RU"/>
          <w:rPrChange w:id="29" w:author="Andrey Lartsev" w:date="2026-03-04T12:55:00Z">
            <w:rPr/>
          </w:rPrChange>
        </w:rPr>
        <w:t>Требования</w:t>
      </w:r>
    </w:p>
    <w:p w14:paraId="2AB1F761" w14:textId="365F757A" w:rsidR="00E15202" w:rsidRPr="00EA1E24" w:rsidRDefault="00E15202" w:rsidP="00E15202">
      <w:pPr>
        <w:pStyle w:val="a3"/>
        <w:numPr>
          <w:ilvl w:val="0"/>
          <w:numId w:val="1"/>
        </w:numPr>
        <w:rPr>
          <w:lang w:val="ru-RU"/>
        </w:rPr>
      </w:pPr>
      <w:r w:rsidRPr="00EA1E24">
        <w:rPr>
          <w:lang w:val="ru-RU"/>
        </w:rPr>
        <w:t xml:space="preserve">Поддержка </w:t>
      </w:r>
      <w:r w:rsidR="007130A4">
        <w:rPr>
          <w:lang w:val="ru-RU"/>
        </w:rPr>
        <w:t xml:space="preserve">фичи </w:t>
      </w:r>
      <w:r w:rsidR="007130A4" w:rsidRPr="00EA1E24">
        <w:rPr>
          <w:lang w:val="ru-RU"/>
        </w:rPr>
        <w:t>‘</w:t>
      </w:r>
      <w:commentRangeStart w:id="30"/>
      <w:r w:rsidRPr="00EA1E24">
        <w:rPr>
          <w:lang w:val="ru-RU"/>
        </w:rPr>
        <w:t>разделения баз данных</w:t>
      </w:r>
      <w:commentRangeEnd w:id="30"/>
      <w:r w:rsidR="00EA1E24">
        <w:rPr>
          <w:rStyle w:val="a8"/>
          <w:rFonts w:asciiTheme="minorHAnsi" w:eastAsiaTheme="minorHAnsi" w:hAnsiTheme="minorHAnsi" w:cstheme="minorBidi"/>
        </w:rPr>
        <w:commentReference w:id="30"/>
      </w:r>
      <w:r w:rsidR="007130A4" w:rsidRPr="00EA1E24">
        <w:rPr>
          <w:lang w:val="ru-RU"/>
        </w:rPr>
        <w:t>’</w:t>
      </w:r>
      <w:ins w:id="31" w:author="Andrey Lartsev [2]" w:date="2026-03-05T15:29:00Z">
        <w:r w:rsidR="00FF0016" w:rsidRPr="00FF0016">
          <w:rPr>
            <w:lang w:val="ru-RU"/>
            <w:rPrChange w:id="32" w:author="Andrey Lartsev [2]" w:date="2026-03-05T15:29:00Z">
              <w:rPr/>
            </w:rPrChange>
          </w:rPr>
          <w:t xml:space="preserve">, </w:t>
        </w:r>
        <w:r w:rsidR="00FF0016">
          <w:rPr>
            <w:lang w:val="ru-RU"/>
          </w:rPr>
          <w:t xml:space="preserve">точки зрения </w:t>
        </w:r>
      </w:ins>
      <w:ins w:id="33" w:author="Andrey Lartsev [2]" w:date="2026-03-05T15:30:00Z">
        <w:r w:rsidR="00FF0016">
          <w:rPr>
            <w:lang w:val="ru-RU"/>
          </w:rPr>
          <w:t>миграций</w:t>
        </w:r>
      </w:ins>
      <w:ins w:id="34" w:author="Andrey Lartsev [2]" w:date="2026-03-05T15:29:00Z">
        <w:r w:rsidR="00FF0016">
          <w:rPr>
            <w:lang w:val="ru-RU"/>
          </w:rPr>
          <w:t xml:space="preserve"> это означает что кажд</w:t>
        </w:r>
      </w:ins>
      <w:ins w:id="35" w:author="Andrey Lartsev [2]" w:date="2026-03-05T15:30:00Z">
        <w:r w:rsidR="00FF0016">
          <w:rPr>
            <w:lang w:val="ru-RU"/>
          </w:rPr>
          <w:t>ая схема в БД должна содержать состояние с историей обновления</w:t>
        </w:r>
      </w:ins>
      <w:r w:rsidRPr="00EA1E24">
        <w:rPr>
          <w:lang w:val="ru-RU"/>
        </w:rPr>
        <w:t>;</w:t>
      </w:r>
    </w:p>
    <w:p w14:paraId="0AEE4991" w14:textId="434AE14C" w:rsidR="002810D2" w:rsidRPr="002810D2" w:rsidRDefault="002810D2" w:rsidP="002810D2">
      <w:pPr>
        <w:pStyle w:val="a3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>Доставка изменений</w:t>
      </w:r>
      <w:r w:rsidR="00AF079B" w:rsidRPr="00AF079B">
        <w:rPr>
          <w:lang w:val="ru-RU"/>
        </w:rPr>
        <w:t xml:space="preserve"> </w:t>
      </w:r>
      <w:r w:rsidR="008A3CAE">
        <w:rPr>
          <w:lang w:val="ru-RU"/>
        </w:rPr>
        <w:t xml:space="preserve">в скриптах </w:t>
      </w:r>
      <w:r w:rsidR="00AF079B">
        <w:rPr>
          <w:lang w:val="ru-RU"/>
        </w:rPr>
        <w:t>БД</w:t>
      </w:r>
      <w:r w:rsidRPr="002810D2">
        <w:rPr>
          <w:lang w:val="ru-RU"/>
        </w:rPr>
        <w:t xml:space="preserve"> (</w:t>
      </w:r>
      <w:r>
        <w:t>migrations</w:t>
      </w:r>
      <w:r w:rsidRPr="002810D2">
        <w:rPr>
          <w:lang w:val="ru-RU"/>
        </w:rPr>
        <w:t>) в тестовое окружение;</w:t>
      </w:r>
    </w:p>
    <w:p w14:paraId="7288E79C" w14:textId="2E118367" w:rsidR="002810D2" w:rsidRPr="002810D2" w:rsidRDefault="002810D2" w:rsidP="002810D2">
      <w:pPr>
        <w:pStyle w:val="a3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Доставка изменений </w:t>
      </w:r>
      <w:r w:rsidR="008A3CAE">
        <w:rPr>
          <w:lang w:val="ru-RU"/>
        </w:rPr>
        <w:t>в скриптах БД</w:t>
      </w:r>
      <w:r w:rsidR="008A3CAE" w:rsidRPr="002810D2">
        <w:rPr>
          <w:lang w:val="ru-RU"/>
        </w:rPr>
        <w:t xml:space="preserve"> </w:t>
      </w:r>
      <w:r w:rsidRPr="002810D2">
        <w:rPr>
          <w:lang w:val="ru-RU"/>
        </w:rPr>
        <w:t>(</w:t>
      </w:r>
      <w:r>
        <w:t>migrations</w:t>
      </w:r>
      <w:r w:rsidRPr="002810D2">
        <w:rPr>
          <w:lang w:val="ru-RU"/>
        </w:rPr>
        <w:t>) в промышленное окружение;</w:t>
      </w:r>
    </w:p>
    <w:p w14:paraId="359C8E55" w14:textId="09FDE086" w:rsidR="002810D2" w:rsidRPr="002810D2" w:rsidRDefault="002810D2" w:rsidP="002810D2">
      <w:pPr>
        <w:pStyle w:val="a3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>Возможность сохранять данные в существующих БД;</w:t>
      </w:r>
    </w:p>
    <w:p w14:paraId="2CDE184D" w14:textId="6A94477F" w:rsidR="006F5069" w:rsidRPr="006F5069" w:rsidRDefault="006F5069" w:rsidP="006F5069">
      <w:pPr>
        <w:pStyle w:val="a3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Возможность откатить </w:t>
      </w:r>
      <w:commentRangeStart w:id="36"/>
      <w:commentRangeStart w:id="37"/>
      <w:r w:rsidRPr="002810D2">
        <w:rPr>
          <w:lang w:val="ru-RU"/>
        </w:rPr>
        <w:t xml:space="preserve">последние </w:t>
      </w:r>
      <w:commentRangeEnd w:id="36"/>
      <w:r w:rsidR="00EA1E24">
        <w:rPr>
          <w:rStyle w:val="a8"/>
          <w:rFonts w:asciiTheme="minorHAnsi" w:eastAsiaTheme="minorHAnsi" w:hAnsiTheme="minorHAnsi" w:cstheme="minorBidi"/>
        </w:rPr>
        <w:commentReference w:id="36"/>
      </w:r>
      <w:commentRangeEnd w:id="37"/>
      <w:r w:rsidR="00B82C88">
        <w:rPr>
          <w:rStyle w:val="a8"/>
          <w:rFonts w:asciiTheme="minorHAnsi" w:eastAsiaTheme="minorHAnsi" w:hAnsiTheme="minorHAnsi" w:cstheme="minorBidi"/>
        </w:rPr>
        <w:commentReference w:id="37"/>
      </w:r>
      <w:r w:rsidRPr="002810D2">
        <w:rPr>
          <w:lang w:val="ru-RU"/>
        </w:rPr>
        <w:t>изменения в БД;</w:t>
      </w:r>
    </w:p>
    <w:p w14:paraId="520D3423" w14:textId="093E0F50" w:rsidR="002810D2" w:rsidRDefault="002810D2" w:rsidP="002810D2">
      <w:pPr>
        <w:pStyle w:val="a3"/>
        <w:numPr>
          <w:ilvl w:val="0"/>
          <w:numId w:val="1"/>
        </w:numPr>
      </w:pPr>
      <w:proofErr w:type="spellStart"/>
      <w:r>
        <w:t>Поддержка</w:t>
      </w:r>
      <w:proofErr w:type="spellEnd"/>
      <w:r>
        <w:t xml:space="preserve"> </w:t>
      </w:r>
      <w:proofErr w:type="spellStart"/>
      <w:r>
        <w:t>следующих</w:t>
      </w:r>
      <w:proofErr w:type="spellEnd"/>
      <w:r>
        <w:t xml:space="preserve"> </w:t>
      </w:r>
      <w:proofErr w:type="spellStart"/>
      <w:r>
        <w:t>типов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>:</w:t>
      </w:r>
    </w:p>
    <w:p w14:paraId="5F95F3B6" w14:textId="4F9FC375" w:rsidR="002810D2" w:rsidRPr="007D27BC" w:rsidRDefault="002810D2" w:rsidP="002810D2">
      <w:pPr>
        <w:pStyle w:val="a3"/>
        <w:numPr>
          <w:ilvl w:val="1"/>
          <w:numId w:val="1"/>
        </w:numPr>
        <w:rPr>
          <w:lang w:val="ru-RU"/>
        </w:rPr>
      </w:pPr>
      <w:r w:rsidRPr="007D27BC">
        <w:rPr>
          <w:lang w:val="ru-RU"/>
        </w:rPr>
        <w:t>Изменения схемы</w:t>
      </w:r>
      <w:r w:rsidR="007D27BC">
        <w:rPr>
          <w:lang w:val="ru-RU"/>
        </w:rPr>
        <w:t xml:space="preserve"> (таблиц</w:t>
      </w:r>
      <w:r w:rsidR="007D27BC" w:rsidRPr="007D27BC">
        <w:rPr>
          <w:lang w:val="ru-RU"/>
        </w:rPr>
        <w:t xml:space="preserve">, </w:t>
      </w:r>
      <w:r w:rsidR="007D27BC">
        <w:rPr>
          <w:lang w:val="ru-RU"/>
        </w:rPr>
        <w:t>представлений</w:t>
      </w:r>
      <w:r w:rsidR="007D27BC" w:rsidRPr="007D27BC">
        <w:rPr>
          <w:lang w:val="ru-RU"/>
        </w:rPr>
        <w:t xml:space="preserve">, </w:t>
      </w:r>
      <w:r w:rsidR="007D27BC">
        <w:rPr>
          <w:lang w:val="ru-RU"/>
        </w:rPr>
        <w:t>хранимых процедур)</w:t>
      </w:r>
    </w:p>
    <w:p w14:paraId="16B37485" w14:textId="404CB656" w:rsidR="002810D2" w:rsidRDefault="002810D2" w:rsidP="002810D2">
      <w:pPr>
        <w:pStyle w:val="a3"/>
        <w:numPr>
          <w:ilvl w:val="1"/>
          <w:numId w:val="1"/>
        </w:numPr>
      </w:pPr>
      <w:proofErr w:type="spellStart"/>
      <w:r>
        <w:t>Изменения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7D89DF44" w14:textId="321AF61C" w:rsidR="002810D2" w:rsidRDefault="002810D2" w:rsidP="002810D2">
      <w:pPr>
        <w:pStyle w:val="a3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Возможность </w:t>
      </w:r>
      <w:commentRangeStart w:id="38"/>
      <w:commentRangeStart w:id="39"/>
      <w:r w:rsidRPr="002810D2">
        <w:rPr>
          <w:lang w:val="ru-RU"/>
        </w:rPr>
        <w:t xml:space="preserve">проверить </w:t>
      </w:r>
      <w:commentRangeEnd w:id="38"/>
      <w:r w:rsidR="00EA1E24">
        <w:rPr>
          <w:rStyle w:val="a8"/>
          <w:rFonts w:asciiTheme="minorHAnsi" w:eastAsiaTheme="minorHAnsi" w:hAnsiTheme="minorHAnsi" w:cstheme="minorBidi"/>
        </w:rPr>
        <w:commentReference w:id="38"/>
      </w:r>
      <w:commentRangeEnd w:id="39"/>
      <w:r w:rsidR="00A072E1">
        <w:rPr>
          <w:rStyle w:val="a8"/>
          <w:rFonts w:asciiTheme="minorHAnsi" w:eastAsiaTheme="minorHAnsi" w:hAnsiTheme="minorHAnsi" w:cstheme="minorBidi"/>
        </w:rPr>
        <w:commentReference w:id="39"/>
      </w:r>
      <w:r w:rsidRPr="002810D2">
        <w:rPr>
          <w:lang w:val="ru-RU"/>
        </w:rPr>
        <w:t>какие изменения будут применены на данном конкретно</w:t>
      </w:r>
      <w:r w:rsidR="008A3CAE">
        <w:rPr>
          <w:lang w:val="ru-RU"/>
        </w:rPr>
        <w:t>м</w:t>
      </w:r>
      <w:r w:rsidRPr="002810D2">
        <w:rPr>
          <w:lang w:val="ru-RU"/>
        </w:rPr>
        <w:t xml:space="preserve"> экземпляре база данных;</w:t>
      </w:r>
    </w:p>
    <w:p w14:paraId="496AC24E" w14:textId="59557982" w:rsidR="00923140" w:rsidDel="00952C1C" w:rsidRDefault="00923140" w:rsidP="002810D2">
      <w:pPr>
        <w:pStyle w:val="a3"/>
        <w:numPr>
          <w:ilvl w:val="0"/>
          <w:numId w:val="1"/>
        </w:numPr>
        <w:rPr>
          <w:del w:id="40" w:author="Andrey Lartsev" w:date="2026-03-04T12:26:00Z"/>
          <w:lang w:val="ru-RU"/>
        </w:rPr>
      </w:pPr>
      <w:del w:id="41" w:author="Andrey Lartsev" w:date="2026-03-04T12:26:00Z">
        <w:r w:rsidDel="00952C1C">
          <w:rPr>
            <w:lang w:val="ru-RU"/>
          </w:rPr>
          <w:delText>Возможность проверить какие именно скри</w:delText>
        </w:r>
        <w:r w:rsidR="00987BF0" w:rsidDel="00952C1C">
          <w:rPr>
            <w:lang w:val="ru-RU"/>
          </w:rPr>
          <w:delText>п</w:delText>
        </w:r>
        <w:r w:rsidDel="00952C1C">
          <w:rPr>
            <w:lang w:val="ru-RU"/>
          </w:rPr>
          <w:delText>ты будут прим</w:delText>
        </w:r>
        <w:r w:rsidR="009E6E53" w:rsidDel="00952C1C">
          <w:rPr>
            <w:lang w:val="ru-RU"/>
          </w:rPr>
          <w:delText>ен</w:delText>
        </w:r>
        <w:r w:rsidDel="00952C1C">
          <w:rPr>
            <w:lang w:val="ru-RU"/>
          </w:rPr>
          <w:delText>ятся на данном экземпляре БД</w:delText>
        </w:r>
        <w:r w:rsidRPr="00923140" w:rsidDel="00952C1C">
          <w:rPr>
            <w:lang w:val="ru-RU"/>
          </w:rPr>
          <w:delText>;</w:delText>
        </w:r>
      </w:del>
    </w:p>
    <w:p w14:paraId="793D6B7F" w14:textId="460927AB" w:rsidR="00923140" w:rsidRDefault="00923140" w:rsidP="002810D2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Возможность сгенерировать </w:t>
      </w:r>
      <w:r>
        <w:t>SQL</w:t>
      </w:r>
      <w:r w:rsidRPr="00923140">
        <w:rPr>
          <w:lang w:val="ru-RU"/>
        </w:rPr>
        <w:t xml:space="preserve"> </w:t>
      </w:r>
      <w:r>
        <w:rPr>
          <w:lang w:val="ru-RU"/>
        </w:rPr>
        <w:t xml:space="preserve">скрипт для </w:t>
      </w:r>
      <w:r w:rsidR="00CB3102">
        <w:rPr>
          <w:lang w:val="ru-RU"/>
        </w:rPr>
        <w:t xml:space="preserve">применения на конкретной БД </w:t>
      </w:r>
      <w:r w:rsidR="00EA1E24">
        <w:rPr>
          <w:lang w:val="ru-RU"/>
        </w:rPr>
        <w:t xml:space="preserve">для </w:t>
      </w:r>
      <w:r w:rsidR="00CB3102">
        <w:rPr>
          <w:lang w:val="ru-RU"/>
        </w:rPr>
        <w:t xml:space="preserve">проведения </w:t>
      </w:r>
      <w:r w:rsidR="009E6E53">
        <w:rPr>
          <w:lang w:val="ru-RU"/>
        </w:rPr>
        <w:t xml:space="preserve">предварительного </w:t>
      </w:r>
      <w:r w:rsidR="00CB3102">
        <w:rPr>
          <w:lang w:val="ru-RU"/>
        </w:rPr>
        <w:t xml:space="preserve">код </w:t>
      </w:r>
      <w:r>
        <w:rPr>
          <w:lang w:val="ru-RU"/>
        </w:rPr>
        <w:t>ревью</w:t>
      </w:r>
      <w:r w:rsidR="009E6E53" w:rsidRPr="009E6E53">
        <w:rPr>
          <w:lang w:val="ru-RU"/>
        </w:rPr>
        <w:t>;</w:t>
      </w:r>
    </w:p>
    <w:p w14:paraId="0DA4A74F" w14:textId="6772307E" w:rsidR="009E6E53" w:rsidRDefault="009E6E53" w:rsidP="002810D2">
      <w:pPr>
        <w:pStyle w:val="a3"/>
        <w:numPr>
          <w:ilvl w:val="0"/>
          <w:numId w:val="1"/>
        </w:numPr>
        <w:rPr>
          <w:ins w:id="42" w:author="Andrey Lartsev [2]" w:date="2026-03-05T15:33:00Z"/>
          <w:lang w:val="ru-RU"/>
        </w:rPr>
      </w:pPr>
      <w:r>
        <w:rPr>
          <w:lang w:val="ru-RU"/>
        </w:rPr>
        <w:t xml:space="preserve">Возможность </w:t>
      </w:r>
      <w:r w:rsidR="00987BF0">
        <w:rPr>
          <w:lang w:val="ru-RU"/>
        </w:rPr>
        <w:t>сгенерировать</w:t>
      </w:r>
      <w:r>
        <w:rPr>
          <w:lang w:val="ru-RU"/>
        </w:rPr>
        <w:t xml:space="preserve"> </w:t>
      </w:r>
      <w:r>
        <w:t>baseline</w:t>
      </w:r>
      <w:r w:rsidRPr="009E6E53">
        <w:rPr>
          <w:lang w:val="ru-RU"/>
        </w:rPr>
        <w:t xml:space="preserve"> </w:t>
      </w:r>
      <w:r>
        <w:rPr>
          <w:lang w:val="ru-RU"/>
        </w:rPr>
        <w:t xml:space="preserve">скрипты </w:t>
      </w:r>
      <w:r w:rsidR="007325EB">
        <w:rPr>
          <w:lang w:val="ru-RU"/>
        </w:rPr>
        <w:t>из промышленного окружения,</w:t>
      </w:r>
      <w:r w:rsidR="009D3731" w:rsidRPr="009D3731">
        <w:rPr>
          <w:lang w:val="ru-RU"/>
        </w:rPr>
        <w:t xml:space="preserve"> </w:t>
      </w:r>
      <w:r w:rsidR="009D3731">
        <w:rPr>
          <w:lang w:val="ru-RU"/>
        </w:rPr>
        <w:t>не содержащи</w:t>
      </w:r>
      <w:r w:rsidR="007325EB">
        <w:rPr>
          <w:lang w:val="ru-RU"/>
        </w:rPr>
        <w:t>е</w:t>
      </w:r>
      <w:r w:rsidR="009D3731">
        <w:rPr>
          <w:lang w:val="ru-RU"/>
        </w:rPr>
        <w:t xml:space="preserve"> чувствительных данных</w:t>
      </w:r>
      <w:r w:rsidR="009D3731" w:rsidRPr="009D3731">
        <w:rPr>
          <w:lang w:val="ru-RU"/>
        </w:rPr>
        <w:t>;</w:t>
      </w:r>
    </w:p>
    <w:p w14:paraId="3D4BA67A" w14:textId="7DEF4256" w:rsidR="00FF0016" w:rsidRPr="00FF0016" w:rsidRDefault="00FF0016" w:rsidP="002810D2">
      <w:pPr>
        <w:pStyle w:val="a3"/>
        <w:numPr>
          <w:ilvl w:val="0"/>
          <w:numId w:val="1"/>
        </w:numPr>
        <w:rPr>
          <w:ins w:id="43" w:author="Andrey Lartsev [2]" w:date="2026-03-05T15:35:00Z"/>
          <w:lang w:val="ru-RU"/>
          <w:rPrChange w:id="44" w:author="Andrey Lartsev [2]" w:date="2026-03-05T15:35:00Z">
            <w:rPr>
              <w:ins w:id="45" w:author="Andrey Lartsev [2]" w:date="2026-03-05T15:35:00Z"/>
            </w:rPr>
          </w:rPrChange>
        </w:rPr>
      </w:pPr>
      <w:ins w:id="46" w:author="Andrey Lartsev [2]" w:date="2026-03-05T15:34:00Z">
        <w:r>
          <w:rPr>
            <w:lang w:val="ru-RU"/>
          </w:rPr>
          <w:t xml:space="preserve">Разработка утилиты для применения </w:t>
        </w:r>
        <w:r>
          <w:t>DDL</w:t>
        </w:r>
        <w:r w:rsidRPr="00FF0016">
          <w:rPr>
            <w:lang w:val="ru-RU"/>
            <w:rPrChange w:id="47" w:author="Andrey Lartsev [2]" w:date="2026-03-05T15:34:00Z">
              <w:rPr/>
            </w:rPrChange>
          </w:rPr>
          <w:t>/</w:t>
        </w:r>
        <w:r>
          <w:t>DML</w:t>
        </w:r>
        <w:r w:rsidRPr="00FF0016">
          <w:rPr>
            <w:lang w:val="ru-RU"/>
            <w:rPrChange w:id="48" w:author="Andrey Lartsev [2]" w:date="2026-03-05T15:34:00Z">
              <w:rPr/>
            </w:rPrChange>
          </w:rPr>
          <w:t xml:space="preserve"> </w:t>
        </w:r>
        <w:r>
          <w:rPr>
            <w:lang w:val="ru-RU"/>
          </w:rPr>
          <w:t>скриптов</w:t>
        </w:r>
      </w:ins>
      <w:ins w:id="49" w:author="Andrey Lartsev [2]" w:date="2026-03-05T15:58:00Z">
        <w:r w:rsidR="00F81F07">
          <w:rPr>
            <w:lang w:val="ru-RU"/>
          </w:rPr>
          <w:t xml:space="preserve"> </w:t>
        </w:r>
      </w:ins>
      <w:ins w:id="50" w:author="Andrey Lartsev [2]" w:date="2026-03-05T15:59:00Z">
        <w:r w:rsidR="00F81F07">
          <w:rPr>
            <w:lang w:val="ru-RU"/>
          </w:rPr>
          <w:t xml:space="preserve">на целевой БД </w:t>
        </w:r>
      </w:ins>
      <w:ins w:id="51" w:author="Andrey Lartsev [2]" w:date="2026-03-05T15:58:00Z">
        <w:r w:rsidR="00F81F07">
          <w:rPr>
            <w:lang w:val="ru-RU"/>
          </w:rPr>
          <w:t xml:space="preserve">вместо </w:t>
        </w:r>
        <w:r w:rsidR="00F81F07" w:rsidRPr="00F81F07">
          <w:rPr>
            <w:lang w:val="ru-RU"/>
            <w:rPrChange w:id="52" w:author="Andrey Lartsev [2]" w:date="2026-03-05T15:58:00Z">
              <w:rPr/>
            </w:rPrChange>
          </w:rPr>
          <w:t>.</w:t>
        </w:r>
        <w:r w:rsidR="00F81F07">
          <w:t>bat</w:t>
        </w:r>
        <w:r w:rsidR="00F81F07" w:rsidRPr="00F81F07">
          <w:rPr>
            <w:lang w:val="ru-RU"/>
            <w:rPrChange w:id="53" w:author="Andrey Lartsev [2]" w:date="2026-03-05T15:58:00Z">
              <w:rPr/>
            </w:rPrChange>
          </w:rPr>
          <w:t xml:space="preserve"> </w:t>
        </w:r>
        <w:r w:rsidR="00F81F07">
          <w:rPr>
            <w:lang w:val="ru-RU"/>
          </w:rPr>
          <w:t>файла</w:t>
        </w:r>
      </w:ins>
      <w:ins w:id="54" w:author="Andrey Lartsev [2]" w:date="2026-03-05T15:35:00Z">
        <w:r w:rsidRPr="00FF0016">
          <w:rPr>
            <w:lang w:val="ru-RU"/>
            <w:rPrChange w:id="55" w:author="Andrey Lartsev [2]" w:date="2026-03-05T15:35:00Z">
              <w:rPr/>
            </w:rPrChange>
          </w:rPr>
          <w:t>;</w:t>
        </w:r>
      </w:ins>
      <w:ins w:id="56" w:author="Andrey Lartsev [2]" w:date="2026-03-05T15:34:00Z">
        <w:r w:rsidRPr="00FF0016">
          <w:rPr>
            <w:lang w:val="ru-RU"/>
            <w:rPrChange w:id="57" w:author="Andrey Lartsev [2]" w:date="2026-03-05T15:34:00Z">
              <w:rPr/>
            </w:rPrChange>
          </w:rPr>
          <w:t xml:space="preserve"> </w:t>
        </w:r>
        <w:r>
          <w:rPr>
            <w:lang w:val="ru-RU"/>
          </w:rPr>
          <w:t>Утилита нужна чтобы</w:t>
        </w:r>
        <w:r w:rsidRPr="00FF0016">
          <w:rPr>
            <w:lang w:val="ru-RU"/>
            <w:rPrChange w:id="58" w:author="Andrey Lartsev [2]" w:date="2026-03-05T15:34:00Z">
              <w:rPr/>
            </w:rPrChange>
          </w:rPr>
          <w:t>:</w:t>
        </w:r>
      </w:ins>
    </w:p>
    <w:p w14:paraId="7F7E547F" w14:textId="2433A435" w:rsidR="00FF0016" w:rsidRPr="00FF0016" w:rsidRDefault="00FF0016" w:rsidP="00FF0016">
      <w:pPr>
        <w:pStyle w:val="a3"/>
        <w:numPr>
          <w:ilvl w:val="1"/>
          <w:numId w:val="1"/>
        </w:numPr>
        <w:rPr>
          <w:ins w:id="59" w:author="Andrey Lartsev [2]" w:date="2026-03-05T15:35:00Z"/>
          <w:lang w:val="ru-RU"/>
          <w:rPrChange w:id="60" w:author="Andrey Lartsev [2]" w:date="2026-03-05T15:35:00Z">
            <w:rPr>
              <w:ins w:id="61" w:author="Andrey Lartsev [2]" w:date="2026-03-05T15:35:00Z"/>
            </w:rPr>
          </w:rPrChange>
        </w:rPr>
      </w:pPr>
      <w:ins w:id="62" w:author="Andrey Lartsev [2]" w:date="2026-03-05T15:34:00Z">
        <w:r>
          <w:rPr>
            <w:lang w:val="ru-RU"/>
          </w:rPr>
          <w:t>убрать в нее</w:t>
        </w:r>
      </w:ins>
      <w:ins w:id="63" w:author="Andrey Lartsev [2]" w:date="2026-03-05T15:59:00Z">
        <w:r w:rsidR="00F81F07" w:rsidRPr="00F81F07">
          <w:rPr>
            <w:lang w:val="ru-RU"/>
            <w:rPrChange w:id="64" w:author="Andrey Lartsev [2]" w:date="2026-03-05T15:59:00Z">
              <w:rPr/>
            </w:rPrChange>
          </w:rPr>
          <w:t>:</w:t>
        </w:r>
      </w:ins>
      <w:ins w:id="65" w:author="Andrey Lartsev [2]" w:date="2026-03-05T15:34:00Z">
        <w:r>
          <w:rPr>
            <w:lang w:val="ru-RU"/>
          </w:rPr>
          <w:t xml:space="preserve"> </w:t>
        </w:r>
        <w:r>
          <w:t>boilerplate</w:t>
        </w:r>
        <w:r w:rsidRPr="00FF0016">
          <w:rPr>
            <w:lang w:val="ru-RU"/>
            <w:rPrChange w:id="66" w:author="Andrey Lartsev [2]" w:date="2026-03-05T15:34:00Z">
              <w:rPr/>
            </w:rPrChange>
          </w:rPr>
          <w:t xml:space="preserve"> </w:t>
        </w:r>
        <w:r>
          <w:rPr>
            <w:lang w:val="ru-RU"/>
          </w:rPr>
          <w:t xml:space="preserve">код по </w:t>
        </w:r>
      </w:ins>
      <w:ins w:id="67" w:author="Andrey Lartsev [2]" w:date="2026-03-05T15:39:00Z">
        <w:r>
          <w:rPr>
            <w:lang w:val="ru-RU"/>
          </w:rPr>
          <w:t>управлению</w:t>
        </w:r>
      </w:ins>
      <w:ins w:id="68" w:author="Andrey Lartsev [2]" w:date="2026-03-05T15:35:00Z">
        <w:r>
          <w:rPr>
            <w:lang w:val="ru-RU"/>
          </w:rPr>
          <w:t xml:space="preserve"> </w:t>
        </w:r>
      </w:ins>
      <w:ins w:id="69" w:author="Andrey Lartsev [2]" w:date="2026-03-05T15:34:00Z">
        <w:r>
          <w:rPr>
            <w:lang w:val="ru-RU"/>
          </w:rPr>
          <w:t>верси</w:t>
        </w:r>
      </w:ins>
      <w:ins w:id="70" w:author="Andrey Lartsev [2]" w:date="2026-03-05T15:39:00Z">
        <w:r>
          <w:rPr>
            <w:lang w:val="ru-RU"/>
          </w:rPr>
          <w:t>ей</w:t>
        </w:r>
      </w:ins>
      <w:ins w:id="71" w:author="Andrey Lartsev [2]" w:date="2026-03-05T15:35:00Z">
        <w:r>
          <w:rPr>
            <w:lang w:val="ru-RU"/>
          </w:rPr>
          <w:t xml:space="preserve"> БД и сохранения логов выполнения</w:t>
        </w:r>
      </w:ins>
      <w:ins w:id="72" w:author="Andrey Lartsev [2]" w:date="2026-03-05T15:36:00Z">
        <w:r w:rsidRPr="00FF0016">
          <w:rPr>
            <w:lang w:val="ru-RU"/>
            <w:rPrChange w:id="73" w:author="Andrey Lartsev [2]" w:date="2026-03-05T15:36:00Z">
              <w:rPr/>
            </w:rPrChange>
          </w:rPr>
          <w:t xml:space="preserve">, </w:t>
        </w:r>
        <w:r>
          <w:rPr>
            <w:lang w:val="ru-RU"/>
          </w:rPr>
          <w:t>явное управление транзакциями</w:t>
        </w:r>
        <w:r w:rsidRPr="00FF0016">
          <w:rPr>
            <w:lang w:val="ru-RU"/>
            <w:rPrChange w:id="74" w:author="Andrey Lartsev [2]" w:date="2026-03-05T15:36:00Z">
              <w:rPr/>
            </w:rPrChange>
          </w:rPr>
          <w:t xml:space="preserve">, </w:t>
        </w:r>
        <w:r>
          <w:rPr>
            <w:lang w:val="ru-RU"/>
          </w:rPr>
          <w:t xml:space="preserve">перехват и логирование </w:t>
        </w:r>
      </w:ins>
      <w:ins w:id="75" w:author="Andrey Lartsev [2]" w:date="2026-03-05T15:37:00Z">
        <w:r>
          <w:rPr>
            <w:lang w:val="ru-RU"/>
          </w:rPr>
          <w:t>ошибок выполнения</w:t>
        </w:r>
      </w:ins>
      <w:ins w:id="76" w:author="Andrey Lartsev [2]" w:date="2026-03-05T15:35:00Z">
        <w:r w:rsidRPr="00FF0016">
          <w:rPr>
            <w:lang w:val="ru-RU"/>
            <w:rPrChange w:id="77" w:author="Andrey Lartsev [2]" w:date="2026-03-05T15:35:00Z">
              <w:rPr/>
            </w:rPrChange>
          </w:rPr>
          <w:t>;</w:t>
        </w:r>
      </w:ins>
    </w:p>
    <w:p w14:paraId="1ADFB5F4" w14:textId="67B1C995" w:rsidR="00F81F07" w:rsidRPr="00F81F07" w:rsidRDefault="00854C9C">
      <w:pPr>
        <w:pStyle w:val="a3"/>
        <w:numPr>
          <w:ilvl w:val="1"/>
          <w:numId w:val="1"/>
        </w:numPr>
        <w:rPr>
          <w:lang w:val="ru-RU"/>
        </w:rPr>
        <w:pPrChange w:id="78" w:author="Andrey Lartsev [2]" w:date="2026-03-05T15:58:00Z">
          <w:pPr>
            <w:pStyle w:val="a3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79" w:author="Andrey Lartsev [2]" w:date="2026-03-05T15:39:00Z">
        <w:r>
          <w:rPr>
            <w:lang w:val="ru-RU"/>
          </w:rPr>
          <w:t>Добавить дополнительные фичи</w:t>
        </w:r>
        <w:r w:rsidRPr="00854C9C">
          <w:rPr>
            <w:lang w:val="ru-RU"/>
            <w:rPrChange w:id="80" w:author="Andrey Lartsev [2]" w:date="2026-03-05T15:39:00Z">
              <w:rPr/>
            </w:rPrChange>
          </w:rPr>
          <w:t xml:space="preserve">: </w:t>
        </w:r>
      </w:ins>
      <w:ins w:id="81" w:author="Andrey Lartsev [2]" w:date="2026-03-05T15:40:00Z">
        <w:r>
          <w:rPr>
            <w:lang w:val="ru-RU"/>
          </w:rPr>
          <w:t>проверка какие скрипты будут применен</w:t>
        </w:r>
      </w:ins>
      <w:ins w:id="82" w:author="Andrey Lartsev [2]" w:date="2026-03-05T15:41:00Z">
        <w:r>
          <w:rPr>
            <w:lang w:val="ru-RU"/>
          </w:rPr>
          <w:t>ы,</w:t>
        </w:r>
        <w:r w:rsidRPr="00854C9C">
          <w:rPr>
            <w:lang w:val="ru-RU"/>
            <w:rPrChange w:id="83" w:author="Andrey Lartsev [2]" w:date="2026-03-05T15:41:00Z">
              <w:rPr/>
            </w:rPrChange>
          </w:rPr>
          <w:t xml:space="preserve"> </w:t>
        </w:r>
      </w:ins>
      <w:ins w:id="84" w:author="Andrey Lartsev [2]" w:date="2026-03-05T15:39:00Z">
        <w:r>
          <w:rPr>
            <w:lang w:val="ru-RU"/>
          </w:rPr>
          <w:t xml:space="preserve">генерация </w:t>
        </w:r>
      </w:ins>
      <w:ins w:id="85" w:author="Andrey Lartsev [2]" w:date="2026-03-05T15:40:00Z">
        <w:r>
          <w:t>DDL</w:t>
        </w:r>
        <w:r w:rsidRPr="00854C9C">
          <w:rPr>
            <w:lang w:val="ru-RU"/>
            <w:rPrChange w:id="86" w:author="Andrey Lartsev [2]" w:date="2026-03-05T15:40:00Z">
              <w:rPr/>
            </w:rPrChange>
          </w:rPr>
          <w:t>/</w:t>
        </w:r>
        <w:r>
          <w:t>DML</w:t>
        </w:r>
        <w:r w:rsidRPr="00854C9C">
          <w:rPr>
            <w:lang w:val="ru-RU"/>
            <w:rPrChange w:id="87" w:author="Andrey Lartsev [2]" w:date="2026-03-05T15:40:00Z">
              <w:rPr/>
            </w:rPrChange>
          </w:rPr>
          <w:t xml:space="preserve"> </w:t>
        </w:r>
      </w:ins>
      <w:ins w:id="88" w:author="Andrey Lartsev [2]" w:date="2026-03-05T15:39:00Z">
        <w:r>
          <w:rPr>
            <w:lang w:val="ru-RU"/>
          </w:rPr>
          <w:t>скрипта</w:t>
        </w:r>
      </w:ins>
      <w:ins w:id="89" w:author="Andrey Lartsev [2]" w:date="2026-03-05T15:40:00Z">
        <w:r w:rsidRPr="00854C9C">
          <w:rPr>
            <w:lang w:val="ru-RU"/>
            <w:rPrChange w:id="90" w:author="Andrey Lartsev [2]" w:date="2026-03-05T15:40:00Z">
              <w:rPr/>
            </w:rPrChange>
          </w:rPr>
          <w:t xml:space="preserve"> </w:t>
        </w:r>
        <w:r>
          <w:rPr>
            <w:lang w:val="ru-RU"/>
          </w:rPr>
          <w:t>для конкретной БД</w:t>
        </w:r>
        <w:r w:rsidRPr="00854C9C">
          <w:rPr>
            <w:lang w:val="ru-RU"/>
            <w:rPrChange w:id="91" w:author="Andrey Lartsev [2]" w:date="2026-03-05T15:40:00Z">
              <w:rPr/>
            </w:rPrChange>
          </w:rPr>
          <w:t xml:space="preserve">, </w:t>
        </w:r>
      </w:ins>
      <w:ins w:id="92" w:author="Andrey Lartsev [2]" w:date="2026-03-05T15:59:00Z">
        <w:r w:rsidR="00F81F07">
          <w:rPr>
            <w:lang w:val="ru-RU"/>
          </w:rPr>
          <w:t xml:space="preserve">генерация </w:t>
        </w:r>
        <w:r w:rsidR="00F81F07">
          <w:t>baseline</w:t>
        </w:r>
        <w:r w:rsidR="00F81F07" w:rsidRPr="00F81F07">
          <w:rPr>
            <w:lang w:val="ru-RU"/>
            <w:rPrChange w:id="93" w:author="Andrey Lartsev [2]" w:date="2026-03-05T15:59:00Z">
              <w:rPr/>
            </w:rPrChange>
          </w:rPr>
          <w:t xml:space="preserve"> </w:t>
        </w:r>
      </w:ins>
      <w:ins w:id="94" w:author="Andrey Lartsev [2]" w:date="2026-03-05T16:00:00Z">
        <w:r w:rsidR="00F81F07">
          <w:rPr>
            <w:lang w:val="ru-RU"/>
          </w:rPr>
          <w:t xml:space="preserve">скриптов из целевой БД </w:t>
        </w:r>
      </w:ins>
      <w:ins w:id="95" w:author="Andrey Lartsev [2]" w:date="2026-03-05T15:56:00Z">
        <w:r>
          <w:rPr>
            <w:lang w:val="ru-RU"/>
          </w:rPr>
          <w:t>и т</w:t>
        </w:r>
      </w:ins>
      <w:ins w:id="96" w:author="Andrey Lartsev [2]" w:date="2026-03-05T15:57:00Z">
        <w:r w:rsidRPr="00854C9C">
          <w:rPr>
            <w:lang w:val="ru-RU"/>
            <w:rPrChange w:id="97" w:author="Andrey Lartsev [2]" w:date="2026-03-05T15:57:00Z">
              <w:rPr/>
            </w:rPrChange>
          </w:rPr>
          <w:t>.</w:t>
        </w:r>
      </w:ins>
      <w:ins w:id="98" w:author="Andrey Lartsev [2]" w:date="2026-03-05T15:56:00Z">
        <w:r>
          <w:rPr>
            <w:lang w:val="ru-RU"/>
          </w:rPr>
          <w:t>п</w:t>
        </w:r>
      </w:ins>
      <w:ins w:id="99" w:author="Andrey Lartsev [2]" w:date="2026-03-05T15:57:00Z">
        <w:r w:rsidRPr="00854C9C">
          <w:rPr>
            <w:lang w:val="ru-RU"/>
            <w:rPrChange w:id="100" w:author="Andrey Lartsev [2]" w:date="2026-03-05T15:57:00Z">
              <w:rPr/>
            </w:rPrChange>
          </w:rPr>
          <w:t>.</w:t>
        </w:r>
      </w:ins>
    </w:p>
    <w:p w14:paraId="1D015B3D" w14:textId="1A9DC4D4" w:rsidR="002810D2" w:rsidRPr="002E1D22" w:rsidRDefault="002E1D22" w:rsidP="002810D2">
      <w:pPr>
        <w:pStyle w:val="1"/>
        <w:rPr>
          <w:lang w:val="ru-RU"/>
        </w:rPr>
      </w:pPr>
      <w:r>
        <w:rPr>
          <w:lang w:val="ru-RU"/>
        </w:rPr>
        <w:t>Дополнительные ограничения</w:t>
      </w:r>
    </w:p>
    <w:p w14:paraId="5815F53F" w14:textId="3EB5E4AB" w:rsidR="002810D2" w:rsidRDefault="002810D2" w:rsidP="002810D2">
      <w:pPr>
        <w:pStyle w:val="a3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Используется </w:t>
      </w:r>
      <w:commentRangeStart w:id="101"/>
      <w:r>
        <w:t>PostgreSQL</w:t>
      </w:r>
      <w:commentRangeEnd w:id="101"/>
      <w:ins w:id="102" w:author="Andrey Lartsev" w:date="2026-03-04T12:36:00Z">
        <w:r w:rsidR="00445408">
          <w:rPr>
            <w:lang w:val="ru-RU"/>
          </w:rPr>
          <w:t xml:space="preserve"> </w:t>
        </w:r>
        <w:r w:rsidR="00445408">
          <w:t>Enterprise</w:t>
        </w:r>
        <w:r w:rsidR="00445408">
          <w:rPr>
            <w:lang w:val="ru-RU"/>
          </w:rPr>
          <w:t xml:space="preserve"> 17+</w:t>
        </w:r>
      </w:ins>
      <w:r w:rsidR="00EA1E24">
        <w:rPr>
          <w:rStyle w:val="a8"/>
          <w:rFonts w:asciiTheme="minorHAnsi" w:eastAsiaTheme="minorHAnsi" w:hAnsiTheme="minorHAnsi" w:cstheme="minorBidi"/>
        </w:rPr>
        <w:commentReference w:id="101"/>
      </w:r>
      <w:r w:rsidRPr="002810D2">
        <w:rPr>
          <w:lang w:val="ru-RU"/>
        </w:rPr>
        <w:t xml:space="preserve">, а значит есть возможность заключить </w:t>
      </w:r>
      <w:r w:rsidR="000B1EAF">
        <w:t>DDL</w:t>
      </w:r>
      <w:r w:rsidR="000B1EAF" w:rsidRPr="000B1EAF">
        <w:rPr>
          <w:lang w:val="ru-RU"/>
        </w:rPr>
        <w:t xml:space="preserve"> (</w:t>
      </w:r>
      <w:r w:rsidR="000B1EAF">
        <w:rPr>
          <w:lang w:val="ru-RU"/>
        </w:rPr>
        <w:t xml:space="preserve">изменения в схеме) </w:t>
      </w:r>
      <w:r w:rsidRPr="002810D2">
        <w:rPr>
          <w:lang w:val="ru-RU"/>
        </w:rPr>
        <w:t>в транзакцию</w:t>
      </w:r>
      <w:r w:rsidR="00E94901" w:rsidRPr="00E94901">
        <w:rPr>
          <w:lang w:val="ru-RU"/>
        </w:rPr>
        <w:t>;</w:t>
      </w:r>
    </w:p>
    <w:p w14:paraId="73BF918D" w14:textId="0546A978" w:rsidR="00F238BD" w:rsidRPr="002E1D22" w:rsidRDefault="00F238BD" w:rsidP="00F238BD">
      <w:pPr>
        <w:pStyle w:val="1"/>
        <w:rPr>
          <w:lang w:val="ru-RU"/>
        </w:rPr>
      </w:pPr>
      <w:r>
        <w:rPr>
          <w:lang w:val="ru-RU"/>
        </w:rPr>
        <w:t>Вопросы на обсуждения</w:t>
      </w:r>
    </w:p>
    <w:p w14:paraId="5960DB07" w14:textId="36A0CA93" w:rsidR="00F238BD" w:rsidRDefault="00F238BD" w:rsidP="002810D2">
      <w:pPr>
        <w:pStyle w:val="a3"/>
        <w:numPr>
          <w:ilvl w:val="0"/>
          <w:numId w:val="1"/>
        </w:numPr>
        <w:rPr>
          <w:ins w:id="103" w:author="Andrey Lartsev" w:date="2026-03-04T12:27:00Z"/>
          <w:lang w:val="ru-RU"/>
        </w:rPr>
      </w:pPr>
      <w:r>
        <w:rPr>
          <w:lang w:val="ru-RU"/>
        </w:rPr>
        <w:t xml:space="preserve">Использование </w:t>
      </w:r>
      <w:r w:rsidR="00101EEC">
        <w:rPr>
          <w:lang w:val="ru-RU"/>
        </w:rPr>
        <w:t xml:space="preserve">подхода </w:t>
      </w:r>
      <w:r w:rsidR="00101EEC">
        <w:t>fix</w:t>
      </w:r>
      <w:r w:rsidR="00101EEC" w:rsidRPr="00101EEC">
        <w:rPr>
          <w:lang w:val="ru-RU"/>
        </w:rPr>
        <w:t xml:space="preserve"> </w:t>
      </w:r>
      <w:r w:rsidR="00101EEC">
        <w:t>forward</w:t>
      </w:r>
      <w:r w:rsidR="00101EEC" w:rsidRPr="00101EEC">
        <w:rPr>
          <w:lang w:val="ru-RU"/>
        </w:rPr>
        <w:t xml:space="preserve"> </w:t>
      </w:r>
      <w:r w:rsidR="00101EEC">
        <w:rPr>
          <w:lang w:val="ru-RU"/>
        </w:rPr>
        <w:t>для отката неудачных изменений</w:t>
      </w:r>
      <w:r w:rsidR="00101EEC" w:rsidRPr="00101EEC">
        <w:rPr>
          <w:lang w:val="ru-RU"/>
        </w:rPr>
        <w:t>;</w:t>
      </w:r>
    </w:p>
    <w:p w14:paraId="09AF22D4" w14:textId="0E77C593" w:rsidR="00B86347" w:rsidRDefault="00B86347" w:rsidP="00B40411">
      <w:pPr>
        <w:pStyle w:val="a3"/>
        <w:numPr>
          <w:ilvl w:val="1"/>
          <w:numId w:val="1"/>
        </w:numPr>
        <w:rPr>
          <w:ins w:id="104" w:author="Andrey Lartsev" w:date="2026-03-04T12:36:00Z"/>
          <w:lang w:val="ru-RU"/>
        </w:rPr>
      </w:pPr>
      <w:ins w:id="105" w:author="Andrey Lartsev" w:date="2026-03-04T12:36:00Z">
        <w:r>
          <w:rPr>
            <w:lang w:val="ru-RU"/>
          </w:rPr>
          <w:t>Вместо создания отдельны</w:t>
        </w:r>
      </w:ins>
      <w:ins w:id="106" w:author="Andrey Lartsev" w:date="2026-03-04T12:38:00Z">
        <w:r w:rsidR="00F37451">
          <w:rPr>
            <w:lang w:val="ru-RU"/>
          </w:rPr>
          <w:t>х</w:t>
        </w:r>
      </w:ins>
      <w:ins w:id="107" w:author="Andrey Lartsev" w:date="2026-03-04T12:36:00Z">
        <w:r>
          <w:rPr>
            <w:lang w:val="ru-RU"/>
          </w:rPr>
          <w:t xml:space="preserve"> скриптов на откат к</w:t>
        </w:r>
      </w:ins>
      <w:ins w:id="108" w:author="Andrey Lartsev" w:date="2026-03-04T12:37:00Z">
        <w:r>
          <w:rPr>
            <w:lang w:val="ru-RU"/>
          </w:rPr>
          <w:t xml:space="preserve">аждого </w:t>
        </w:r>
        <w:proofErr w:type="spellStart"/>
        <w:r>
          <w:rPr>
            <w:lang w:val="ru-RU"/>
          </w:rPr>
          <w:t>версионированного</w:t>
        </w:r>
        <w:proofErr w:type="spellEnd"/>
        <w:r>
          <w:rPr>
            <w:lang w:val="ru-RU"/>
          </w:rPr>
          <w:t xml:space="preserve"> скрипта</w:t>
        </w:r>
        <w:r w:rsidRPr="00B86347">
          <w:rPr>
            <w:lang w:val="ru-RU"/>
            <w:rPrChange w:id="109" w:author="Andrey Lartsev" w:date="2026-03-04T12:37:00Z">
              <w:rPr/>
            </w:rPrChange>
          </w:rPr>
          <w:t xml:space="preserve">, </w:t>
        </w:r>
        <w:r>
          <w:rPr>
            <w:lang w:val="ru-RU"/>
          </w:rPr>
          <w:t xml:space="preserve">выпускать </w:t>
        </w:r>
        <w:del w:id="110" w:author="Andrey Lartsev [2]" w:date="2026-03-05T16:00:00Z">
          <w:r w:rsidRPr="00B86347" w:rsidDel="00F81F07">
            <w:rPr>
              <w:lang w:val="ru-RU"/>
              <w:rPrChange w:id="111" w:author="Andrey Lartsev" w:date="2026-03-04T12:37:00Z">
                <w:rPr/>
              </w:rPrChange>
            </w:rPr>
            <w:delText>‘</w:delText>
          </w:r>
        </w:del>
        <w:r>
          <w:rPr>
            <w:lang w:val="ru-RU"/>
          </w:rPr>
          <w:t>исправления</w:t>
        </w:r>
        <w:del w:id="112" w:author="Andrey Lartsev [2]" w:date="2026-03-05T16:00:00Z">
          <w:r w:rsidRPr="00B86347" w:rsidDel="00F81F07">
            <w:rPr>
              <w:lang w:val="ru-RU"/>
              <w:rPrChange w:id="113" w:author="Andrey Lartsev" w:date="2026-03-04T12:37:00Z">
                <w:rPr/>
              </w:rPrChange>
            </w:rPr>
            <w:delText>’</w:delText>
          </w:r>
        </w:del>
        <w:r>
          <w:rPr>
            <w:lang w:val="ru-RU"/>
          </w:rPr>
          <w:t xml:space="preserve"> как следующую версию</w:t>
        </w:r>
        <w:r w:rsidRPr="00B86347">
          <w:rPr>
            <w:lang w:val="ru-RU"/>
            <w:rPrChange w:id="114" w:author="Andrey Lartsev" w:date="2026-03-04T12:37:00Z">
              <w:rPr/>
            </w:rPrChange>
          </w:rPr>
          <w:t>;</w:t>
        </w:r>
      </w:ins>
    </w:p>
    <w:p w14:paraId="64D3EC4C" w14:textId="6A5435A6" w:rsidR="004F4200" w:rsidRDefault="00B40411" w:rsidP="00B40411">
      <w:pPr>
        <w:pStyle w:val="a3"/>
        <w:numPr>
          <w:ilvl w:val="1"/>
          <w:numId w:val="1"/>
        </w:numPr>
        <w:rPr>
          <w:ins w:id="115" w:author="Andrey Lartsev" w:date="2026-03-04T12:32:00Z"/>
          <w:lang w:val="ru-RU"/>
        </w:rPr>
      </w:pPr>
      <w:ins w:id="116" w:author="Andrey Lartsev" w:date="2026-03-04T12:27:00Z">
        <w:r>
          <w:rPr>
            <w:lang w:val="ru-RU"/>
          </w:rPr>
          <w:t xml:space="preserve">Откат </w:t>
        </w:r>
      </w:ins>
      <w:ins w:id="117" w:author="Andrey Lartsev" w:date="2026-03-04T12:30:00Z">
        <w:r w:rsidR="0066128C">
          <w:rPr>
            <w:lang w:val="ru-RU"/>
          </w:rPr>
          <w:t xml:space="preserve">неудачных </w:t>
        </w:r>
      </w:ins>
      <w:ins w:id="118" w:author="Andrey Lartsev" w:date="2026-03-04T12:27:00Z">
        <w:r>
          <w:rPr>
            <w:lang w:val="ru-RU"/>
          </w:rPr>
          <w:t xml:space="preserve">изменений </w:t>
        </w:r>
      </w:ins>
      <w:ins w:id="119" w:author="Andrey Lartsev" w:date="2026-03-04T12:30:00Z">
        <w:r w:rsidR="0066128C">
          <w:rPr>
            <w:lang w:val="ru-RU"/>
          </w:rPr>
          <w:t>в новом скрипте,</w:t>
        </w:r>
      </w:ins>
      <w:ins w:id="120" w:author="Andrey Lartsev" w:date="2026-03-04T12:28:00Z">
        <w:r w:rsidR="00305B6D">
          <w:rPr>
            <w:lang w:val="ru-RU"/>
          </w:rPr>
          <w:t xml:space="preserve"> </w:t>
        </w:r>
      </w:ins>
      <w:ins w:id="121" w:author="Andrey Lartsev" w:date="2026-03-04T12:29:00Z">
        <w:r w:rsidR="005B309F">
          <w:rPr>
            <w:lang w:val="ru-RU"/>
          </w:rPr>
          <w:t>применяемом</w:t>
        </w:r>
      </w:ins>
      <w:ins w:id="122" w:author="Andrey Lartsev" w:date="2026-03-04T12:28:00Z">
        <w:r w:rsidR="00305B6D">
          <w:rPr>
            <w:lang w:val="ru-RU"/>
          </w:rPr>
          <w:t xml:space="preserve"> поверх уже примененных скриптов</w:t>
        </w:r>
      </w:ins>
      <w:ins w:id="123" w:author="Andrey Lartsev" w:date="2026-03-04T12:32:00Z">
        <w:r w:rsidR="004F4200" w:rsidRPr="00E84C33">
          <w:rPr>
            <w:lang w:val="ru-RU"/>
          </w:rPr>
          <w:t xml:space="preserve">; </w:t>
        </w:r>
        <w:r w:rsidR="004F4200">
          <w:rPr>
            <w:lang w:val="ru-RU"/>
          </w:rPr>
          <w:t>используется</w:t>
        </w:r>
      </w:ins>
      <w:ins w:id="124" w:author="Andrey Lartsev" w:date="2026-03-04T12:28:00Z">
        <w:r w:rsidR="005B309F">
          <w:rPr>
            <w:lang w:val="ru-RU"/>
          </w:rPr>
          <w:t xml:space="preserve"> тол</w:t>
        </w:r>
      </w:ins>
      <w:ins w:id="125" w:author="Andrey Lartsev" w:date="2026-03-04T12:29:00Z">
        <w:r w:rsidR="005B309F">
          <w:rPr>
            <w:lang w:val="ru-RU"/>
          </w:rPr>
          <w:t>ько в тестовом окружении</w:t>
        </w:r>
      </w:ins>
      <w:ins w:id="126" w:author="Andrey Lartsev" w:date="2026-03-04T12:38:00Z">
        <w:r w:rsidR="002F2277">
          <w:rPr>
            <w:lang w:val="ru-RU"/>
          </w:rPr>
          <w:t xml:space="preserve"> для </w:t>
        </w:r>
        <w:r w:rsidR="002F2277">
          <w:rPr>
            <w:lang w:val="ru-RU"/>
          </w:rPr>
          <w:lastRenderedPageBreak/>
          <w:t>исправления багов</w:t>
        </w:r>
      </w:ins>
      <w:ins w:id="127" w:author="Andrey Lartsev" w:date="2026-03-04T12:39:00Z">
        <w:r w:rsidR="002F2277">
          <w:rPr>
            <w:lang w:val="ru-RU"/>
          </w:rPr>
          <w:t xml:space="preserve"> найденных в рамках тестирования уже после успешного применения всех скриптов</w:t>
        </w:r>
        <w:r w:rsidR="000F28CD" w:rsidRPr="000F28CD">
          <w:rPr>
            <w:lang w:val="ru-RU"/>
            <w:rPrChange w:id="128" w:author="Andrey Lartsev" w:date="2026-03-04T12:39:00Z">
              <w:rPr/>
            </w:rPrChange>
          </w:rPr>
          <w:t xml:space="preserve">, </w:t>
        </w:r>
        <w:r w:rsidR="002F2277">
          <w:rPr>
            <w:lang w:val="ru-RU"/>
          </w:rPr>
          <w:t>поднятия системы</w:t>
        </w:r>
        <w:r w:rsidR="000F28CD" w:rsidRPr="000F28CD">
          <w:rPr>
            <w:lang w:val="ru-RU"/>
            <w:rPrChange w:id="129" w:author="Andrey Lartsev" w:date="2026-03-04T12:39:00Z">
              <w:rPr/>
            </w:rPrChange>
          </w:rPr>
          <w:t xml:space="preserve"> </w:t>
        </w:r>
      </w:ins>
      <w:ins w:id="130" w:author="Andrey Lartsev" w:date="2026-03-04T12:40:00Z">
        <w:r w:rsidR="000F28CD">
          <w:rPr>
            <w:lang w:val="ru-RU"/>
          </w:rPr>
          <w:t xml:space="preserve">и проведения </w:t>
        </w:r>
        <w:proofErr w:type="spellStart"/>
        <w:r w:rsidR="000F28CD">
          <w:rPr>
            <w:lang w:val="ru-RU"/>
          </w:rPr>
          <w:t>смоук</w:t>
        </w:r>
        <w:proofErr w:type="spellEnd"/>
        <w:r w:rsidR="000F28CD">
          <w:rPr>
            <w:lang w:val="ru-RU"/>
          </w:rPr>
          <w:t xml:space="preserve"> теста</w:t>
        </w:r>
      </w:ins>
      <w:ins w:id="131" w:author="Andrey Lartsev" w:date="2026-03-04T12:33:00Z">
        <w:r w:rsidR="004F4200" w:rsidRPr="004F4200">
          <w:rPr>
            <w:lang w:val="ru-RU"/>
            <w:rPrChange w:id="132" w:author="Andrey Lartsev" w:date="2026-03-04T12:33:00Z">
              <w:rPr/>
            </w:rPrChange>
          </w:rPr>
          <w:t>;</w:t>
        </w:r>
      </w:ins>
    </w:p>
    <w:p w14:paraId="5B9D836F" w14:textId="3E79CFB6" w:rsidR="00B40411" w:rsidRDefault="004F4200" w:rsidP="00B40411">
      <w:pPr>
        <w:pStyle w:val="a3"/>
        <w:numPr>
          <w:ilvl w:val="1"/>
          <w:numId w:val="1"/>
        </w:numPr>
        <w:rPr>
          <w:ins w:id="133" w:author="Andrey Lartsev" w:date="2026-03-04T12:40:00Z"/>
          <w:lang w:val="ru-RU"/>
        </w:rPr>
      </w:pPr>
      <w:ins w:id="134" w:author="Andrey Lartsev" w:date="2026-03-04T12:32:00Z">
        <w:r>
          <w:rPr>
            <w:lang w:val="ru-RU"/>
          </w:rPr>
          <w:t>В релизе о</w:t>
        </w:r>
      </w:ins>
      <w:ins w:id="135" w:author="Andrey Lartsev" w:date="2026-03-04T12:29:00Z">
        <w:r w:rsidR="0066128C">
          <w:rPr>
            <w:lang w:val="ru-RU"/>
          </w:rPr>
          <w:t>ба скрипта (и ошибочный и его откат</w:t>
        </w:r>
      </w:ins>
      <w:ins w:id="136" w:author="Andrey Lartsev" w:date="2026-03-04T12:32:00Z">
        <w:r>
          <w:rPr>
            <w:lang w:val="ru-RU"/>
          </w:rPr>
          <w:t>)</w:t>
        </w:r>
      </w:ins>
      <w:ins w:id="137" w:author="Andrey Lartsev" w:date="2026-03-04T12:29:00Z">
        <w:r w:rsidR="0066128C">
          <w:rPr>
            <w:lang w:val="ru-RU"/>
          </w:rPr>
          <w:t xml:space="preserve"> удаляются</w:t>
        </w:r>
      </w:ins>
      <w:ins w:id="138" w:author="Andrey Lartsev" w:date="2026-03-04T12:30:00Z">
        <w:r w:rsidR="005B53D6" w:rsidRPr="005B53D6">
          <w:rPr>
            <w:lang w:val="ru-RU"/>
            <w:rPrChange w:id="139" w:author="Andrey Lartsev" w:date="2026-03-04T12:30:00Z">
              <w:rPr/>
            </w:rPrChange>
          </w:rPr>
          <w:t>;</w:t>
        </w:r>
      </w:ins>
    </w:p>
    <w:p w14:paraId="2C04C611" w14:textId="6F64C828" w:rsidR="00637DEB" w:rsidRDefault="00637DEB" w:rsidP="00B40411">
      <w:pPr>
        <w:pStyle w:val="a3"/>
        <w:numPr>
          <w:ilvl w:val="1"/>
          <w:numId w:val="1"/>
        </w:numPr>
        <w:rPr>
          <w:ins w:id="140" w:author="Andrey Lartsev" w:date="2026-03-04T12:47:00Z"/>
          <w:lang w:val="ru-RU"/>
        </w:rPr>
      </w:pPr>
      <w:ins w:id="141" w:author="Andrey Lartsev" w:date="2026-03-04T12:45:00Z">
        <w:r>
          <w:rPr>
            <w:lang w:val="ru-RU"/>
          </w:rPr>
          <w:t xml:space="preserve">В тестовом окружении (где нет </w:t>
        </w:r>
      </w:ins>
      <w:ins w:id="142" w:author="Andrey Lartsev" w:date="2026-03-04T12:46:00Z">
        <w:r w:rsidR="004208B1">
          <w:rPr>
            <w:lang w:val="ru-RU"/>
          </w:rPr>
          <w:t xml:space="preserve">большого количества </w:t>
        </w:r>
      </w:ins>
      <w:ins w:id="143" w:author="Andrey Lartsev" w:date="2026-03-04T12:47:00Z">
        <w:r w:rsidR="00A241DA">
          <w:rPr>
            <w:lang w:val="ru-RU"/>
          </w:rPr>
          <w:t>данных) перед</w:t>
        </w:r>
      </w:ins>
      <w:ins w:id="144" w:author="Andrey Lartsev" w:date="2026-03-04T12:46:00Z">
        <w:r w:rsidR="004208B1">
          <w:rPr>
            <w:lang w:val="ru-RU"/>
          </w:rPr>
          <w:t xml:space="preserve"> применением миграций создается бэкап БД</w:t>
        </w:r>
        <w:r w:rsidR="004208B1" w:rsidRPr="004208B1">
          <w:rPr>
            <w:lang w:val="ru-RU"/>
            <w:rPrChange w:id="145" w:author="Andrey Lartsev" w:date="2026-03-04T12:46:00Z">
              <w:rPr/>
            </w:rPrChange>
          </w:rPr>
          <w:t>;</w:t>
        </w:r>
      </w:ins>
    </w:p>
    <w:p w14:paraId="4DD9CFAB" w14:textId="5A3DFD90" w:rsidR="001A4290" w:rsidRPr="00E84C33" w:rsidRDefault="00A241DA">
      <w:pPr>
        <w:pStyle w:val="a3"/>
        <w:numPr>
          <w:ilvl w:val="1"/>
          <w:numId w:val="1"/>
        </w:numPr>
        <w:rPr>
          <w:lang w:val="ru-RU"/>
        </w:rPr>
        <w:pPrChange w:id="146" w:author="Andrey Lartsev" w:date="2026-03-04T12:49:00Z">
          <w:pPr>
            <w:pStyle w:val="a3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147" w:author="Andrey Lartsev" w:date="2026-03-04T12:47:00Z">
        <w:r>
          <w:rPr>
            <w:lang w:val="ru-RU"/>
          </w:rPr>
          <w:t xml:space="preserve">Для промышленного окружения </w:t>
        </w:r>
        <w:r w:rsidR="002D7FCF">
          <w:rPr>
            <w:lang w:val="ru-RU"/>
          </w:rPr>
          <w:t xml:space="preserve">применяется подход с </w:t>
        </w:r>
        <w:r w:rsidR="002D7FCF" w:rsidRPr="002D7FCF">
          <w:rPr>
            <w:lang w:val="ru-RU"/>
            <w:rPrChange w:id="148" w:author="Andrey Lartsev" w:date="2026-03-04T12:47:00Z">
              <w:rPr/>
            </w:rPrChange>
          </w:rPr>
          <w:t>‘</w:t>
        </w:r>
      </w:ins>
      <w:ins w:id="149" w:author="Andrey Lartsev" w:date="2026-03-04T12:48:00Z">
        <w:r w:rsidR="00536959">
          <w:rPr>
            <w:lang w:val="ru-RU"/>
          </w:rPr>
          <w:t>не ломающими</w:t>
        </w:r>
      </w:ins>
      <w:ins w:id="150" w:author="Andrey Lartsev" w:date="2026-03-04T12:47:00Z">
        <w:r w:rsidR="002D7FCF">
          <w:rPr>
            <w:lang w:val="ru-RU"/>
          </w:rPr>
          <w:t xml:space="preserve"> изменениями</w:t>
        </w:r>
        <w:r w:rsidR="002D7FCF" w:rsidRPr="002D7FCF">
          <w:rPr>
            <w:lang w:val="ru-RU"/>
            <w:rPrChange w:id="151" w:author="Andrey Lartsev" w:date="2026-03-04T12:47:00Z">
              <w:rPr/>
            </w:rPrChange>
          </w:rPr>
          <w:t>’</w:t>
        </w:r>
      </w:ins>
      <w:ins w:id="152" w:author="Andrey Lartsev" w:date="2026-03-04T12:51:00Z">
        <w:r w:rsidR="00766974" w:rsidRPr="00766974">
          <w:rPr>
            <w:lang w:val="ru-RU"/>
            <w:rPrChange w:id="153" w:author="Andrey Lartsev" w:date="2026-03-04T12:51:00Z">
              <w:rPr/>
            </w:rPrChange>
          </w:rPr>
          <w:t xml:space="preserve"> </w:t>
        </w:r>
        <w:r w:rsidR="00766974">
          <w:rPr>
            <w:lang w:val="ru-RU"/>
          </w:rPr>
          <w:t>см ниже</w:t>
        </w:r>
      </w:ins>
      <w:ins w:id="154" w:author="Andrey Lartsev" w:date="2026-03-04T12:48:00Z">
        <w:r w:rsidR="00536959" w:rsidRPr="00536959">
          <w:rPr>
            <w:lang w:val="ru-RU"/>
            <w:rPrChange w:id="155" w:author="Andrey Lartsev" w:date="2026-03-04T12:48:00Z">
              <w:rPr/>
            </w:rPrChange>
          </w:rPr>
          <w:t xml:space="preserve">, </w:t>
        </w:r>
      </w:ins>
      <w:ins w:id="156" w:author="Andrey Lartsev" w:date="2026-03-04T12:50:00Z">
        <w:r w:rsidR="00BF2A79">
          <w:rPr>
            <w:lang w:val="ru-RU"/>
          </w:rPr>
          <w:t xml:space="preserve">и </w:t>
        </w:r>
      </w:ins>
      <w:ins w:id="157" w:author="Andrey Lartsev" w:date="2026-03-04T12:48:00Z">
        <w:r w:rsidR="00536959">
          <w:rPr>
            <w:lang w:val="ru-RU"/>
          </w:rPr>
          <w:t>при необходимости (по запросу Заказчика) создается скрипт отката</w:t>
        </w:r>
      </w:ins>
      <w:ins w:id="158" w:author="Andrey Lartsev" w:date="2026-03-04T12:49:00Z">
        <w:r w:rsidR="0078452D" w:rsidRPr="0078452D">
          <w:rPr>
            <w:lang w:val="ru-RU"/>
            <w:rPrChange w:id="159" w:author="Andrey Lartsev" w:date="2026-03-04T12:49:00Z">
              <w:rPr/>
            </w:rPrChange>
          </w:rPr>
          <w:t xml:space="preserve"> </w:t>
        </w:r>
      </w:ins>
      <w:ins w:id="160" w:author="Andrey Lartsev" w:date="2026-03-04T12:50:00Z">
        <w:r w:rsidR="00BF2A79">
          <w:rPr>
            <w:lang w:val="ru-RU"/>
          </w:rPr>
          <w:t>перед релизом,</w:t>
        </w:r>
      </w:ins>
      <w:ins w:id="161" w:author="Andrey Lartsev" w:date="2026-03-04T12:49:00Z">
        <w:r w:rsidR="0078452D">
          <w:rPr>
            <w:lang w:val="ru-RU"/>
          </w:rPr>
          <w:t xml:space="preserve"> который тестируется </w:t>
        </w:r>
        <w:r w:rsidR="00BF2A79">
          <w:rPr>
            <w:lang w:val="ru-RU"/>
          </w:rPr>
          <w:t xml:space="preserve">на </w:t>
        </w:r>
      </w:ins>
      <w:ins w:id="162" w:author="Andrey Lartsev" w:date="2026-03-04T12:50:00Z">
        <w:r w:rsidR="00447EDF">
          <w:t>UAT</w:t>
        </w:r>
        <w:r w:rsidR="00447EDF" w:rsidRPr="00447EDF">
          <w:rPr>
            <w:lang w:val="ru-RU"/>
            <w:rPrChange w:id="163" w:author="Andrey Lartsev" w:date="2026-03-04T12:50:00Z">
              <w:rPr/>
            </w:rPrChange>
          </w:rPr>
          <w:t xml:space="preserve"> </w:t>
        </w:r>
        <w:r w:rsidR="00447EDF">
          <w:rPr>
            <w:lang w:val="ru-RU"/>
          </w:rPr>
          <w:t>окружении Заказчика</w:t>
        </w:r>
      </w:ins>
      <w:ins w:id="164" w:author="Andrey Lartsev" w:date="2026-03-04T12:49:00Z">
        <w:r w:rsidR="00BF2A79" w:rsidRPr="00BF2A79">
          <w:rPr>
            <w:lang w:val="ru-RU"/>
            <w:rPrChange w:id="165" w:author="Andrey Lartsev" w:date="2026-03-04T12:49:00Z">
              <w:rPr/>
            </w:rPrChange>
          </w:rPr>
          <w:t>;</w:t>
        </w:r>
      </w:ins>
    </w:p>
    <w:p w14:paraId="12D4EFBE" w14:textId="1FC00A87" w:rsidR="006137AA" w:rsidRDefault="006137AA" w:rsidP="006137AA">
      <w:pPr>
        <w:pStyle w:val="a3"/>
        <w:numPr>
          <w:ilvl w:val="0"/>
          <w:numId w:val="1"/>
        </w:numPr>
        <w:rPr>
          <w:ins w:id="166" w:author="Andrey Lartsev" w:date="2026-03-04T12:27:00Z"/>
          <w:lang w:val="ru-RU"/>
        </w:rPr>
      </w:pPr>
      <w:r>
        <w:rPr>
          <w:lang w:val="ru-RU"/>
        </w:rPr>
        <w:t xml:space="preserve">Возможность применения миграций </w:t>
      </w:r>
      <w:r w:rsidRPr="002A312D">
        <w:rPr>
          <w:lang w:val="ru-RU"/>
        </w:rPr>
        <w:t>‘</w:t>
      </w:r>
      <w:r>
        <w:rPr>
          <w:lang w:val="ru-RU"/>
        </w:rPr>
        <w:t>на горячую</w:t>
      </w:r>
      <w:r w:rsidRPr="002A312D">
        <w:rPr>
          <w:lang w:val="ru-RU"/>
        </w:rPr>
        <w:t xml:space="preserve">’ </w:t>
      </w:r>
      <w:r>
        <w:rPr>
          <w:lang w:val="ru-RU"/>
        </w:rPr>
        <w:t>на запущенной системе предыдущей версии</w:t>
      </w:r>
      <w:r w:rsidRPr="002A312D">
        <w:rPr>
          <w:lang w:val="ru-RU"/>
        </w:rPr>
        <w:t>;</w:t>
      </w:r>
    </w:p>
    <w:p w14:paraId="57DC8570" w14:textId="567CB937" w:rsidR="00B40411" w:rsidRPr="00B40411" w:rsidRDefault="00B40411">
      <w:pPr>
        <w:pStyle w:val="ad"/>
        <w:numPr>
          <w:ilvl w:val="1"/>
          <w:numId w:val="1"/>
        </w:numPr>
        <w:spacing w:before="100" w:beforeAutospacing="1" w:after="100" w:afterAutospacing="1" w:line="240" w:lineRule="auto"/>
        <w:rPr>
          <w:ins w:id="167" w:author="Andrey Lartsev" w:date="2026-03-04T12:27:00Z"/>
          <w:rFonts w:ascii="Times New Roman" w:eastAsia="Times New Roman" w:hAnsi="Times New Roman" w:cs="Times New Roman"/>
          <w:sz w:val="24"/>
          <w:szCs w:val="24"/>
          <w:lang w:val="ru-RU"/>
          <w:rPrChange w:id="168" w:author="Andrey Lartsev" w:date="2026-03-04T12:27:00Z">
            <w:rPr>
              <w:ins w:id="169" w:author="Andrey Lartsev" w:date="2026-03-04T12:27:00Z"/>
              <w:rFonts w:ascii="Times New Roman" w:eastAsia="Times New Roman" w:hAnsi="Times New Roman" w:cs="Times New Roman"/>
              <w:sz w:val="24"/>
              <w:szCs w:val="24"/>
            </w:rPr>
          </w:rPrChange>
        </w:rPr>
        <w:pPrChange w:id="170" w:author="Andrey Lartsev" w:date="2026-03-04T12:27:00Z">
          <w:pPr>
            <w:pStyle w:val="ad"/>
            <w:numPr>
              <w:numId w:val="1"/>
            </w:numPr>
            <w:tabs>
              <w:tab w:val="num" w:pos="720"/>
            </w:tabs>
            <w:spacing w:before="100" w:beforeAutospacing="1" w:after="100" w:afterAutospacing="1" w:line="240" w:lineRule="auto"/>
            <w:ind w:hanging="360"/>
          </w:pPr>
        </w:pPrChange>
      </w:pPr>
      <w:ins w:id="171" w:author="Andrey Lartsev" w:date="2026-03-04T12:27:00Z">
        <w:r w:rsidRPr="00B40411">
          <w:rPr>
            <w:rFonts w:ascii="Times New Roman" w:eastAsia="Times New Roman" w:hAnsi="Times New Roman" w:cs="Times New Roman"/>
            <w:sz w:val="24"/>
            <w:szCs w:val="24"/>
            <w:lang w:val="ru-RU"/>
            <w:rPrChange w:id="172" w:author="Andrey Lartsev" w:date="2026-03-04T12:27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>любые изменения в схеме не должны ломать существующий функционал</w:t>
        </w:r>
      </w:ins>
      <w:ins w:id="173" w:author="Andrey Lartsev" w:date="2026-03-04T12:30:00Z">
        <w:r w:rsidR="005B53D6" w:rsidRPr="005B53D6">
          <w:rPr>
            <w:rFonts w:ascii="Times New Roman" w:eastAsia="Times New Roman" w:hAnsi="Times New Roman" w:cs="Times New Roman"/>
            <w:sz w:val="24"/>
            <w:szCs w:val="24"/>
            <w:lang w:val="ru-RU"/>
            <w:rPrChange w:id="174" w:author="Andrey Lartsev" w:date="2026-03-04T12:30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(</w:t>
        </w:r>
      </w:ins>
      <w:ins w:id="175" w:author="Andrey Lartsev" w:date="2026-03-04T12:31:00Z">
        <w:r w:rsidR="005B53D6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только добавление таблиц и колонок)</w:t>
        </w:r>
      </w:ins>
      <w:ins w:id="176" w:author="Andrey Lartsev" w:date="2026-03-04T12:33:00Z">
        <w:r w:rsidR="004F4200" w:rsidRPr="004F4200">
          <w:rPr>
            <w:rFonts w:ascii="Times New Roman" w:eastAsia="Times New Roman" w:hAnsi="Times New Roman" w:cs="Times New Roman"/>
            <w:sz w:val="24"/>
            <w:szCs w:val="24"/>
            <w:lang w:val="ru-RU"/>
            <w:rPrChange w:id="177" w:author="Andrey Lartsev" w:date="2026-03-04T12:33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>;</w:t>
        </w:r>
      </w:ins>
    </w:p>
    <w:p w14:paraId="4E6B70F3" w14:textId="09DA4CD3" w:rsidR="00B40411" w:rsidRPr="006137AA" w:rsidRDefault="00D3202D">
      <w:pPr>
        <w:pStyle w:val="a3"/>
        <w:numPr>
          <w:ilvl w:val="1"/>
          <w:numId w:val="1"/>
        </w:numPr>
        <w:rPr>
          <w:lang w:val="ru-RU"/>
        </w:rPr>
        <w:pPrChange w:id="178" w:author="Andrey Lartsev" w:date="2026-03-04T12:27:00Z">
          <w:pPr>
            <w:pStyle w:val="a3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179" w:author="Andrey Lartsev" w:date="2026-03-04T12:31:00Z">
        <w:r>
          <w:rPr>
            <w:lang w:val="ru-RU"/>
          </w:rPr>
          <w:t>ломающие изменения (удаление уже неиспользуемых таблиц и колонок приме</w:t>
        </w:r>
      </w:ins>
      <w:ins w:id="180" w:author="Andrey Lartsev" w:date="2026-03-04T12:32:00Z">
        <w:r>
          <w:rPr>
            <w:lang w:val="ru-RU"/>
          </w:rPr>
          <w:t xml:space="preserve">няется </w:t>
        </w:r>
        <w:r w:rsidRPr="00EC1C45">
          <w:rPr>
            <w:u w:val="single"/>
            <w:lang w:val="ru-RU"/>
            <w:rPrChange w:id="181" w:author="Andrey Lartsev" w:date="2026-03-04T16:05:00Z">
              <w:rPr>
                <w:lang w:val="ru-RU"/>
              </w:rPr>
            </w:rPrChange>
          </w:rPr>
          <w:t>через</w:t>
        </w:r>
        <w:r>
          <w:rPr>
            <w:lang w:val="ru-RU"/>
          </w:rPr>
          <w:t xml:space="preserve"> релиз)</w:t>
        </w:r>
      </w:ins>
      <w:ins w:id="182" w:author="Andrey Lartsev" w:date="2026-03-04T12:33:00Z">
        <w:r w:rsidR="004F4200" w:rsidRPr="004F4200">
          <w:rPr>
            <w:lang w:val="ru-RU"/>
            <w:rPrChange w:id="183" w:author="Andrey Lartsev" w:date="2026-03-04T12:33:00Z">
              <w:rPr/>
            </w:rPrChange>
          </w:rPr>
          <w:t>;</w:t>
        </w:r>
      </w:ins>
    </w:p>
    <w:p w14:paraId="4AB40489" w14:textId="0703E289" w:rsidR="002810D2" w:rsidRDefault="000B1EAF" w:rsidP="002810D2">
      <w:pPr>
        <w:pStyle w:val="1"/>
      </w:pPr>
      <w:r>
        <w:rPr>
          <w:lang w:val="ru-RU"/>
        </w:rPr>
        <w:t>Предлагаемое р</w:t>
      </w:r>
      <w:proofErr w:type="spellStart"/>
      <w:r w:rsidR="002810D2">
        <w:t>ешение</w:t>
      </w:r>
      <w:proofErr w:type="spellEnd"/>
    </w:p>
    <w:p w14:paraId="771EC62C" w14:textId="00E2056E" w:rsidR="002810D2" w:rsidRPr="002810D2" w:rsidRDefault="002810D2" w:rsidP="002810D2">
      <w:pPr>
        <w:pStyle w:val="a3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Скрипты делятся на четыре типа и применяются </w:t>
      </w:r>
      <w:del w:id="184" w:author="Andrey Lartsev" w:date="2026-03-31T21:15:00Z">
        <w:r w:rsidRPr="002810D2" w:rsidDel="00C67CBB">
          <w:rPr>
            <w:lang w:val="ru-RU"/>
          </w:rPr>
          <w:delText xml:space="preserve">с помощью </w:delText>
        </w:r>
        <w:r w:rsidR="00D73EDD" w:rsidRPr="002810D2" w:rsidDel="00C67CBB">
          <w:rPr>
            <w:lang w:val="ru-RU"/>
          </w:rPr>
          <w:delText>утилиты,</w:delText>
        </w:r>
        <w:r w:rsidRPr="002810D2" w:rsidDel="00C67CBB">
          <w:rPr>
            <w:lang w:val="ru-RU"/>
          </w:rPr>
          <w:delText xml:space="preserve"> которая применяет их </w:delText>
        </w:r>
      </w:del>
      <w:r w:rsidRPr="002810D2">
        <w:rPr>
          <w:lang w:val="ru-RU"/>
        </w:rPr>
        <w:t>в определенном порядке</w:t>
      </w:r>
      <w:r w:rsidR="00D73EDD" w:rsidRPr="00D73EDD">
        <w:rPr>
          <w:lang w:val="ru-RU"/>
        </w:rPr>
        <w:t>:</w:t>
      </w:r>
    </w:p>
    <w:p w14:paraId="7D3AE26B" w14:textId="25F3C46D" w:rsidR="002810D2" w:rsidRDefault="00D73EDD" w:rsidP="00D73EDD">
      <w:pPr>
        <w:pStyle w:val="a3"/>
        <w:numPr>
          <w:ilvl w:val="1"/>
          <w:numId w:val="1"/>
        </w:numPr>
        <w:rPr>
          <w:lang w:val="ru-RU"/>
        </w:rPr>
      </w:pPr>
      <w:r>
        <w:t xml:space="preserve">-&gt; </w:t>
      </w:r>
      <w:r w:rsidR="002810D2">
        <w:t>Environment</w:t>
      </w:r>
      <w:r w:rsidR="002810D2" w:rsidRPr="002810D2">
        <w:rPr>
          <w:lang w:val="ru-RU"/>
        </w:rPr>
        <w:t xml:space="preserve"> </w:t>
      </w:r>
      <w:r w:rsidR="002810D2">
        <w:t>initialization</w:t>
      </w:r>
      <w:r w:rsidR="002810D2" w:rsidRPr="002810D2">
        <w:rPr>
          <w:lang w:val="ru-RU"/>
        </w:rPr>
        <w:t xml:space="preserve"> (только однажды для БД) </w:t>
      </w:r>
    </w:p>
    <w:p w14:paraId="2C7213F6" w14:textId="6AD74FA0" w:rsidR="002810D2" w:rsidRDefault="002810D2" w:rsidP="002810D2">
      <w:pPr>
        <w:pStyle w:val="a3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-&gt; </w:t>
      </w:r>
      <w:r w:rsidR="00D73EDD">
        <w:t>B</w:t>
      </w:r>
      <w:r>
        <w:t>aseline</w:t>
      </w:r>
      <w:r w:rsidRPr="002810D2">
        <w:rPr>
          <w:lang w:val="ru-RU"/>
        </w:rPr>
        <w:t xml:space="preserve"> (только однажды для каждой схемы БД) </w:t>
      </w:r>
    </w:p>
    <w:p w14:paraId="25036A2A" w14:textId="7EF35BC0" w:rsidR="002810D2" w:rsidRDefault="002810D2" w:rsidP="002810D2">
      <w:pPr>
        <w:pStyle w:val="a3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-&gt; </w:t>
      </w:r>
      <w:r w:rsidR="00D73EDD">
        <w:t>V</w:t>
      </w:r>
      <w:r>
        <w:t>ersioned</w:t>
      </w:r>
      <w:r w:rsidRPr="002810D2">
        <w:rPr>
          <w:lang w:val="ru-RU"/>
        </w:rPr>
        <w:t xml:space="preserve"> (для изменения структуры таблиц) </w:t>
      </w:r>
    </w:p>
    <w:p w14:paraId="72A56DFB" w14:textId="48D91C39" w:rsidR="002810D2" w:rsidRPr="002810D2" w:rsidRDefault="002810D2" w:rsidP="002810D2">
      <w:pPr>
        <w:pStyle w:val="a3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-&gt; </w:t>
      </w:r>
      <w:r w:rsidR="00D73EDD">
        <w:t>R</w:t>
      </w:r>
      <w:r>
        <w:t>epeatable</w:t>
      </w:r>
      <w:r w:rsidRPr="002810D2">
        <w:rPr>
          <w:lang w:val="ru-RU"/>
        </w:rPr>
        <w:t xml:space="preserve"> (каждый раз при изменении структуры).</w:t>
      </w:r>
    </w:p>
    <w:p w14:paraId="4F793AE2" w14:textId="3FC463D2" w:rsidR="002810D2" w:rsidRPr="002810D2" w:rsidRDefault="00FD3559" w:rsidP="002810D2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Инициализация окружения</w:t>
      </w:r>
      <w:r w:rsidRPr="001B77D5">
        <w:rPr>
          <w:lang w:val="ru-RU"/>
        </w:rPr>
        <w:t>:</w:t>
      </w:r>
      <w:r>
        <w:rPr>
          <w:lang w:val="ru-RU"/>
        </w:rPr>
        <w:t xml:space="preserve"> </w:t>
      </w:r>
      <w:r w:rsidR="002810D2" w:rsidRPr="002810D2">
        <w:rPr>
          <w:lang w:val="ru-RU"/>
        </w:rPr>
        <w:t>Создани</w:t>
      </w:r>
      <w:r w:rsidR="00D73EDD">
        <w:rPr>
          <w:lang w:val="ru-RU"/>
        </w:rPr>
        <w:t>е</w:t>
      </w:r>
      <w:r w:rsidR="002810D2" w:rsidRPr="002810D2">
        <w:rPr>
          <w:lang w:val="ru-RU"/>
        </w:rPr>
        <w:t xml:space="preserve"> пользователей, ролей, БД (</w:t>
      </w:r>
      <w:r w:rsidR="002810D2">
        <w:t>Environment</w:t>
      </w:r>
      <w:r w:rsidR="002810D2" w:rsidRPr="002810D2">
        <w:rPr>
          <w:lang w:val="ru-RU"/>
        </w:rPr>
        <w:t xml:space="preserve"> </w:t>
      </w:r>
      <w:r w:rsidR="002810D2">
        <w:t>initialization</w:t>
      </w:r>
      <w:r w:rsidR="002810D2" w:rsidRPr="002810D2">
        <w:rPr>
          <w:lang w:val="ru-RU"/>
        </w:rPr>
        <w:t>)</w:t>
      </w:r>
    </w:p>
    <w:p w14:paraId="78D4BDF3" w14:textId="315AE014" w:rsidR="002810D2" w:rsidRPr="00645FBF" w:rsidRDefault="002810D2" w:rsidP="002810D2">
      <w:pPr>
        <w:pStyle w:val="a3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>Применяются для создания пользователей, ролей и пустой БД на сервере. Зависят от окр</w:t>
      </w:r>
      <w:r w:rsidR="00645FBF">
        <w:rPr>
          <w:lang w:val="ru-RU"/>
        </w:rPr>
        <w:t>у</w:t>
      </w:r>
      <w:r w:rsidRPr="002810D2">
        <w:rPr>
          <w:lang w:val="ru-RU"/>
        </w:rPr>
        <w:t>жения и применяются только однажды для каждой создава</w:t>
      </w:r>
      <w:r w:rsidR="00645FBF">
        <w:rPr>
          <w:lang w:val="ru-RU"/>
        </w:rPr>
        <w:t>е</w:t>
      </w:r>
      <w:r w:rsidRPr="002810D2">
        <w:rPr>
          <w:lang w:val="ru-RU"/>
        </w:rPr>
        <w:t xml:space="preserve">мой БД. </w:t>
      </w:r>
      <w:r w:rsidRPr="00645FBF">
        <w:rPr>
          <w:lang w:val="ru-RU"/>
        </w:rPr>
        <w:t xml:space="preserve">Отличаются в промышленном и тестовых окружениях </w:t>
      </w:r>
    </w:p>
    <w:p w14:paraId="148808EB" w14:textId="06533D28" w:rsidR="002810D2" w:rsidRDefault="002810D2" w:rsidP="002810D2">
      <w:pPr>
        <w:pStyle w:val="a3"/>
        <w:numPr>
          <w:ilvl w:val="1"/>
          <w:numId w:val="1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обьектов</w:t>
      </w:r>
      <w:proofErr w:type="spellEnd"/>
      <w:r w:rsidR="00645FBF">
        <w:t>:</w:t>
      </w:r>
    </w:p>
    <w:p w14:paraId="41CAD9BE" w14:textId="3C3BCE8F" w:rsidR="002810D2" w:rsidRPr="00EB3347" w:rsidRDefault="002810D2" w:rsidP="002810D2">
      <w:pPr>
        <w:pStyle w:val="a3"/>
        <w:numPr>
          <w:ilvl w:val="2"/>
          <w:numId w:val="1"/>
        </w:numPr>
        <w:rPr>
          <w:ins w:id="185" w:author="Andrey Lartsev" w:date="2026-03-31T21:15:00Z"/>
          <w:rPrChange w:id="186" w:author="Andrey Lartsev" w:date="2026-03-31T21:17:00Z">
            <w:rPr>
              <w:ins w:id="187" w:author="Andrey Lartsev" w:date="2026-03-31T21:15:00Z"/>
            </w:rPr>
          </w:rPrChange>
        </w:rPr>
      </w:pPr>
      <w:r w:rsidRPr="00EB3347">
        <w:rPr>
          <w:lang w:val="ru-RU"/>
          <w:rPrChange w:id="188" w:author="Andrey Lartsev" w:date="2026-03-31T21:17:00Z">
            <w:rPr/>
          </w:rPrChange>
        </w:rPr>
        <w:t>Пользователи</w:t>
      </w:r>
      <w:r w:rsidRPr="00EB3347">
        <w:rPr>
          <w:rPrChange w:id="189" w:author="Andrey Lartsev" w:date="2026-03-31T21:17:00Z">
            <w:rPr/>
          </w:rPrChange>
        </w:rPr>
        <w:t xml:space="preserve"> (</w:t>
      </w:r>
      <w:r>
        <w:t>users</w:t>
      </w:r>
      <w:r w:rsidRPr="00EB3347">
        <w:rPr>
          <w:rPrChange w:id="190" w:author="Andrey Lartsev" w:date="2026-03-31T21:17:00Z">
            <w:rPr/>
          </w:rPrChange>
        </w:rPr>
        <w:t xml:space="preserve">), </w:t>
      </w:r>
      <w:r w:rsidRPr="00EB3347">
        <w:rPr>
          <w:lang w:val="ru-RU"/>
          <w:rPrChange w:id="191" w:author="Andrey Lartsev" w:date="2026-03-31T21:17:00Z">
            <w:rPr/>
          </w:rPrChange>
        </w:rPr>
        <w:t>роли</w:t>
      </w:r>
      <w:r w:rsidRPr="00EB3347">
        <w:rPr>
          <w:rPrChange w:id="192" w:author="Andrey Lartsev" w:date="2026-03-31T21:17:00Z">
            <w:rPr/>
          </w:rPrChange>
        </w:rPr>
        <w:t xml:space="preserve"> (</w:t>
      </w:r>
      <w:r>
        <w:t>roles</w:t>
      </w:r>
      <w:r w:rsidRPr="00EB3347">
        <w:rPr>
          <w:rPrChange w:id="193" w:author="Andrey Lartsev" w:date="2026-03-31T21:17:00Z">
            <w:rPr/>
          </w:rPrChange>
        </w:rPr>
        <w:t xml:space="preserve">), </w:t>
      </w:r>
      <w:r w:rsidRPr="00EB3347">
        <w:rPr>
          <w:lang w:val="ru-RU"/>
          <w:rPrChange w:id="194" w:author="Andrey Lartsev" w:date="2026-03-31T21:17:00Z">
            <w:rPr/>
          </w:rPrChange>
        </w:rPr>
        <w:t>БД</w:t>
      </w:r>
      <w:r w:rsidRPr="00EB3347">
        <w:rPr>
          <w:rPrChange w:id="195" w:author="Andrey Lartsev" w:date="2026-03-31T21:17:00Z">
            <w:rPr/>
          </w:rPrChange>
        </w:rPr>
        <w:t xml:space="preserve"> (</w:t>
      </w:r>
      <w:r>
        <w:t>databases</w:t>
      </w:r>
      <w:r w:rsidRPr="00EB3347">
        <w:rPr>
          <w:rPrChange w:id="196" w:author="Andrey Lartsev" w:date="2026-03-31T21:17:00Z">
            <w:rPr/>
          </w:rPrChange>
        </w:rPr>
        <w:t>)</w:t>
      </w:r>
      <w:ins w:id="197" w:author="Andrey Lartsev" w:date="2026-03-31T21:17:00Z">
        <w:r w:rsidR="00EB3347" w:rsidRPr="00EB3347">
          <w:rPr>
            <w:rPrChange w:id="198" w:author="Andrey Lartsev" w:date="2026-03-31T21:17:00Z">
              <w:rPr/>
            </w:rPrChange>
          </w:rPr>
          <w:t xml:space="preserve">, </w:t>
        </w:r>
        <w:r w:rsidR="00EB3347">
          <w:rPr>
            <w:lang w:val="ru-RU"/>
          </w:rPr>
          <w:t>Схемы</w:t>
        </w:r>
        <w:r w:rsidR="00EB3347" w:rsidRPr="00EB3347">
          <w:rPr>
            <w:rPrChange w:id="199" w:author="Andrey Lartsev" w:date="2026-03-31T21:17:00Z">
              <w:rPr>
                <w:lang w:val="ru-RU"/>
              </w:rPr>
            </w:rPrChange>
          </w:rPr>
          <w:t xml:space="preserve"> </w:t>
        </w:r>
        <w:r w:rsidR="00EB3347">
          <w:t>(schema)</w:t>
        </w:r>
      </w:ins>
    </w:p>
    <w:p w14:paraId="555E8C22" w14:textId="4F8E37DB" w:rsidR="00C67CBB" w:rsidRPr="00C67CBB" w:rsidRDefault="00C67CBB" w:rsidP="00C67CBB">
      <w:pPr>
        <w:pStyle w:val="a3"/>
        <w:numPr>
          <w:ilvl w:val="1"/>
          <w:numId w:val="1"/>
        </w:numPr>
        <w:rPr>
          <w:lang w:val="ru-RU"/>
          <w:rPrChange w:id="200" w:author="Andrey Lartsev" w:date="2026-03-31T21:16:00Z">
            <w:rPr/>
          </w:rPrChange>
        </w:rPr>
        <w:pPrChange w:id="201" w:author="Andrey Lartsev" w:date="2026-03-31T21:15:00Z">
          <w:pPr>
            <w:pStyle w:val="a3"/>
            <w:numPr>
              <w:ilvl w:val="2"/>
              <w:numId w:val="1"/>
            </w:numPr>
            <w:tabs>
              <w:tab w:val="num" w:pos="2160"/>
            </w:tabs>
            <w:ind w:left="2160" w:hanging="360"/>
          </w:pPr>
        </w:pPrChange>
      </w:pPr>
      <w:ins w:id="202" w:author="Andrey Lartsev" w:date="2026-03-31T21:15:00Z">
        <w:r>
          <w:rPr>
            <w:lang w:val="ru-RU"/>
          </w:rPr>
          <w:t>Применяются только однажды для ка</w:t>
        </w:r>
      </w:ins>
      <w:ins w:id="203" w:author="Andrey Lartsev" w:date="2026-03-31T21:16:00Z">
        <w:r>
          <w:rPr>
            <w:lang w:val="ru-RU"/>
          </w:rPr>
          <w:t xml:space="preserve">ждой БД </w:t>
        </w:r>
      </w:ins>
      <w:ins w:id="204" w:author="Andrey Lartsev" w:date="2026-03-31T21:15:00Z">
        <w:r>
          <w:rPr>
            <w:lang w:val="ru-RU"/>
          </w:rPr>
          <w:t xml:space="preserve">с помощью </w:t>
        </w:r>
      </w:ins>
      <w:proofErr w:type="spellStart"/>
      <w:ins w:id="205" w:author="Andrey Lartsev" w:date="2026-03-31T21:16:00Z">
        <w:r>
          <w:rPr>
            <w:lang w:val="ru-RU"/>
          </w:rPr>
          <w:t>стандарной</w:t>
        </w:r>
        <w:proofErr w:type="spellEnd"/>
        <w:r>
          <w:rPr>
            <w:lang w:val="ru-RU"/>
          </w:rPr>
          <w:t xml:space="preserve"> утилиты </w:t>
        </w:r>
      </w:ins>
      <w:proofErr w:type="spellStart"/>
      <w:ins w:id="206" w:author="Andrey Lartsev" w:date="2026-03-31T21:15:00Z">
        <w:r>
          <w:t>psql</w:t>
        </w:r>
        <w:proofErr w:type="spellEnd"/>
        <w:r w:rsidRPr="00C67CBB">
          <w:rPr>
            <w:lang w:val="ru-RU"/>
            <w:rPrChange w:id="207" w:author="Andrey Lartsev" w:date="2026-03-31T21:16:00Z">
              <w:rPr/>
            </w:rPrChange>
          </w:rPr>
          <w:t xml:space="preserve"> </w:t>
        </w:r>
      </w:ins>
    </w:p>
    <w:p w14:paraId="69F35C31" w14:textId="77777777" w:rsidR="002810D2" w:rsidRDefault="002810D2" w:rsidP="002810D2">
      <w:pPr>
        <w:pStyle w:val="a3"/>
        <w:numPr>
          <w:ilvl w:val="0"/>
          <w:numId w:val="1"/>
        </w:numPr>
      </w:pPr>
      <w:proofErr w:type="spellStart"/>
      <w:r>
        <w:t>Базовые</w:t>
      </w:r>
      <w:proofErr w:type="spellEnd"/>
      <w:r>
        <w:t xml:space="preserve"> (Baseline)</w:t>
      </w:r>
    </w:p>
    <w:p w14:paraId="3824B47E" w14:textId="4F3E2F30" w:rsidR="002810D2" w:rsidRPr="002810D2" w:rsidRDefault="002810D2" w:rsidP="002810D2">
      <w:pPr>
        <w:pStyle w:val="a3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Применяются только на пустую БД для создания </w:t>
      </w:r>
      <w:r w:rsidR="00FD3559" w:rsidRPr="002810D2">
        <w:rPr>
          <w:lang w:val="ru-RU"/>
        </w:rPr>
        <w:t>начальной стартовой версии схемы,</w:t>
      </w:r>
      <w:r w:rsidRPr="002810D2">
        <w:rPr>
          <w:lang w:val="ru-RU"/>
        </w:rPr>
        <w:t xml:space="preserve"> наследованной из промышленного окружения</w:t>
      </w:r>
      <w:ins w:id="208" w:author="Andrey Lartsev" w:date="2026-03-31T21:16:00Z">
        <w:r w:rsidR="00C67CBB" w:rsidRPr="00C67CBB">
          <w:rPr>
            <w:lang w:val="ru-RU"/>
            <w:rPrChange w:id="209" w:author="Andrey Lartsev" w:date="2026-03-31T21:16:00Z">
              <w:rPr/>
            </w:rPrChange>
          </w:rPr>
          <w:t xml:space="preserve"> </w:t>
        </w:r>
        <w:r w:rsidR="00C67CBB">
          <w:rPr>
            <w:lang w:val="ru-RU"/>
          </w:rPr>
          <w:t>прошлой версии</w:t>
        </w:r>
      </w:ins>
      <w:r w:rsidRPr="002810D2">
        <w:rPr>
          <w:lang w:val="ru-RU"/>
        </w:rPr>
        <w:t xml:space="preserve">, а </w:t>
      </w:r>
      <w:r w:rsidR="00FD3559" w:rsidRPr="002810D2">
        <w:rPr>
          <w:lang w:val="ru-RU"/>
        </w:rPr>
        <w:t>также</w:t>
      </w:r>
      <w:r w:rsidRPr="002810D2">
        <w:rPr>
          <w:lang w:val="ru-RU"/>
        </w:rPr>
        <w:t xml:space="preserve"> таблиц для контроля версии БД</w:t>
      </w:r>
      <w:r w:rsidR="00FD3559" w:rsidRPr="00FD3559">
        <w:rPr>
          <w:lang w:val="ru-RU"/>
        </w:rPr>
        <w:t>;</w:t>
      </w:r>
    </w:p>
    <w:p w14:paraId="7971C3FA" w14:textId="75927D78" w:rsidR="00FD3559" w:rsidRPr="00FD3559" w:rsidRDefault="00FD3559" w:rsidP="00FD3559">
      <w:pPr>
        <w:pStyle w:val="a3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>Предполагается что БД, схема и пользователи уже созданы</w:t>
      </w:r>
    </w:p>
    <w:p w14:paraId="732D26CE" w14:textId="554955EA" w:rsidR="002810D2" w:rsidRDefault="002810D2" w:rsidP="002810D2">
      <w:pPr>
        <w:pStyle w:val="a3"/>
        <w:numPr>
          <w:ilvl w:val="1"/>
          <w:numId w:val="1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обьектов</w:t>
      </w:r>
      <w:proofErr w:type="spellEnd"/>
    </w:p>
    <w:p w14:paraId="26368F4B" w14:textId="77777777" w:rsidR="002810D2" w:rsidRDefault="002810D2" w:rsidP="002810D2">
      <w:pPr>
        <w:pStyle w:val="a3"/>
        <w:numPr>
          <w:ilvl w:val="2"/>
          <w:numId w:val="1"/>
        </w:numPr>
      </w:pPr>
      <w:proofErr w:type="spellStart"/>
      <w:r>
        <w:t>Схема</w:t>
      </w:r>
      <w:proofErr w:type="spellEnd"/>
      <w:r>
        <w:t xml:space="preserve">, </w:t>
      </w:r>
      <w:proofErr w:type="spellStart"/>
      <w:r>
        <w:t>таблицы</w:t>
      </w:r>
      <w:proofErr w:type="spellEnd"/>
      <w:r>
        <w:t xml:space="preserve">, </w:t>
      </w:r>
      <w:proofErr w:type="spellStart"/>
      <w:r>
        <w:t>данные</w:t>
      </w:r>
      <w:proofErr w:type="spellEnd"/>
      <w:r>
        <w:t xml:space="preserve"> (tables, data), </w:t>
      </w:r>
      <w:proofErr w:type="spellStart"/>
      <w:r>
        <w:t>представления</w:t>
      </w:r>
      <w:proofErr w:type="spellEnd"/>
      <w:r>
        <w:t xml:space="preserve"> (view), </w:t>
      </w:r>
      <w:proofErr w:type="spellStart"/>
      <w:r>
        <w:t>процедуры</w:t>
      </w:r>
      <w:proofErr w:type="spellEnd"/>
      <w:r>
        <w:t xml:space="preserve"> (procedures), </w:t>
      </w:r>
      <w:proofErr w:type="spellStart"/>
      <w:r>
        <w:t>триггеры</w:t>
      </w:r>
      <w:proofErr w:type="spellEnd"/>
      <w:r>
        <w:t xml:space="preserve"> (triggers)</w:t>
      </w:r>
    </w:p>
    <w:p w14:paraId="1623FDCD" w14:textId="77777777" w:rsidR="002810D2" w:rsidRPr="002810D2" w:rsidRDefault="002810D2" w:rsidP="002810D2">
      <w:pPr>
        <w:pStyle w:val="a3"/>
        <w:numPr>
          <w:ilvl w:val="2"/>
          <w:numId w:val="1"/>
        </w:numPr>
        <w:rPr>
          <w:lang w:val="ru-RU"/>
        </w:rPr>
      </w:pPr>
      <w:r w:rsidRPr="002810D2">
        <w:rPr>
          <w:lang w:val="ru-RU"/>
        </w:rPr>
        <w:t>Предполагается что БД, схема и пользователи уже созданы</w:t>
      </w:r>
    </w:p>
    <w:p w14:paraId="7DCC54DF" w14:textId="77777777" w:rsidR="002810D2" w:rsidRDefault="002810D2" w:rsidP="002810D2">
      <w:pPr>
        <w:pStyle w:val="a3"/>
        <w:numPr>
          <w:ilvl w:val="0"/>
          <w:numId w:val="1"/>
        </w:numPr>
      </w:pPr>
      <w:proofErr w:type="spellStart"/>
      <w:r>
        <w:t>Версионные</w:t>
      </w:r>
      <w:proofErr w:type="spellEnd"/>
      <w:r>
        <w:t xml:space="preserve"> (Versioned)</w:t>
      </w:r>
    </w:p>
    <w:p w14:paraId="22E0E015" w14:textId="635191D5" w:rsidR="002810D2" w:rsidRPr="002810D2" w:rsidRDefault="002810D2" w:rsidP="002810D2">
      <w:pPr>
        <w:pStyle w:val="a3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Применяются на каждую схему строго последовательно, при отсутствии записи о </w:t>
      </w:r>
      <w:r w:rsidR="005E6500" w:rsidRPr="002810D2">
        <w:rPr>
          <w:lang w:val="ru-RU"/>
        </w:rPr>
        <w:t>том,</w:t>
      </w:r>
      <w:r w:rsidRPr="002810D2">
        <w:rPr>
          <w:lang w:val="ru-RU"/>
        </w:rPr>
        <w:t xml:space="preserve"> что скрипт</w:t>
      </w:r>
      <w:ins w:id="210" w:author="Andrey Lartsev" w:date="2026-03-31T21:17:00Z">
        <w:r w:rsidR="00292BD8">
          <w:rPr>
            <w:lang w:val="ru-RU"/>
          </w:rPr>
          <w:t>ы данной версии</w:t>
        </w:r>
      </w:ins>
      <w:r w:rsidRPr="002810D2">
        <w:rPr>
          <w:lang w:val="ru-RU"/>
        </w:rPr>
        <w:t xml:space="preserve"> применя</w:t>
      </w:r>
      <w:ins w:id="211" w:author="Andrey Lartsev" w:date="2026-03-31T21:17:00Z">
        <w:r w:rsidR="00292BD8">
          <w:rPr>
            <w:lang w:val="ru-RU"/>
          </w:rPr>
          <w:t>лись</w:t>
        </w:r>
      </w:ins>
      <w:del w:id="212" w:author="Andrey Lartsev" w:date="2026-03-31T21:17:00Z">
        <w:r w:rsidRPr="002810D2" w:rsidDel="00292BD8">
          <w:rPr>
            <w:lang w:val="ru-RU"/>
          </w:rPr>
          <w:delText>лся</w:delText>
        </w:r>
      </w:del>
    </w:p>
    <w:p w14:paraId="3FC30858" w14:textId="284DB8A9" w:rsidR="00BC4888" w:rsidRDefault="002810D2" w:rsidP="002810D2">
      <w:pPr>
        <w:pStyle w:val="a3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Версия БД монотонно возрастающее целое число. Каждый скрипт переводит систему из одного согласованного состояния в другое. Применяется только </w:t>
      </w:r>
      <w:r w:rsidR="00BC4888">
        <w:rPr>
          <w:lang w:val="ru-RU"/>
        </w:rPr>
        <w:t>в рамках транзакции</w:t>
      </w:r>
      <w:r w:rsidRPr="002810D2">
        <w:rPr>
          <w:lang w:val="ru-RU"/>
        </w:rPr>
        <w:t xml:space="preserve">. </w:t>
      </w:r>
    </w:p>
    <w:p w14:paraId="28013CDA" w14:textId="4928DD6A" w:rsidR="002810D2" w:rsidRPr="002810D2" w:rsidRDefault="002810D2" w:rsidP="002810D2">
      <w:pPr>
        <w:pStyle w:val="a3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При применении в БД записывается </w:t>
      </w:r>
      <w:r w:rsidR="007D27BC" w:rsidRPr="002810D2">
        <w:rPr>
          <w:lang w:val="ru-RU"/>
        </w:rPr>
        <w:t>время,</w:t>
      </w:r>
      <w:r w:rsidRPr="002810D2">
        <w:rPr>
          <w:lang w:val="ru-RU"/>
        </w:rPr>
        <w:t xml:space="preserve"> и </w:t>
      </w:r>
      <w:r w:rsidR="007D27BC" w:rsidRPr="002810D2">
        <w:rPr>
          <w:lang w:val="ru-RU"/>
        </w:rPr>
        <w:t>пользователь,</w:t>
      </w:r>
      <w:r w:rsidRPr="002810D2">
        <w:rPr>
          <w:lang w:val="ru-RU"/>
        </w:rPr>
        <w:t xml:space="preserve"> от </w:t>
      </w:r>
      <w:r w:rsidR="007D27BC">
        <w:rPr>
          <w:lang w:val="ru-RU"/>
        </w:rPr>
        <w:t xml:space="preserve">имени </w:t>
      </w:r>
      <w:r w:rsidRPr="002810D2">
        <w:rPr>
          <w:lang w:val="ru-RU"/>
        </w:rPr>
        <w:t>которого применялись скрипты</w:t>
      </w:r>
    </w:p>
    <w:p w14:paraId="52884C03" w14:textId="77777777" w:rsidR="002810D2" w:rsidRDefault="002810D2" w:rsidP="002810D2">
      <w:pPr>
        <w:pStyle w:val="a3"/>
        <w:numPr>
          <w:ilvl w:val="1"/>
          <w:numId w:val="1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обьектов</w:t>
      </w:r>
      <w:proofErr w:type="spellEnd"/>
    </w:p>
    <w:p w14:paraId="51D9009B" w14:textId="646606E3" w:rsidR="002810D2" w:rsidRDefault="002810D2" w:rsidP="002810D2">
      <w:pPr>
        <w:pStyle w:val="a3"/>
        <w:numPr>
          <w:ilvl w:val="2"/>
          <w:numId w:val="1"/>
        </w:numPr>
      </w:pPr>
      <w:proofErr w:type="spellStart"/>
      <w:r>
        <w:t>Схема</w:t>
      </w:r>
      <w:proofErr w:type="spellEnd"/>
      <w:r>
        <w:t xml:space="preserve"> и </w:t>
      </w:r>
      <w:proofErr w:type="spellStart"/>
      <w:r>
        <w:t>данные</w:t>
      </w:r>
      <w:proofErr w:type="spellEnd"/>
      <w:r>
        <w:t xml:space="preserve"> (</w:t>
      </w:r>
      <w:del w:id="213" w:author="Andrey Lartsev" w:date="2026-03-31T21:19:00Z">
        <w:r w:rsidDel="00292BD8">
          <w:delText xml:space="preserve">users, roles, schemas, </w:delText>
        </w:r>
      </w:del>
      <w:r>
        <w:t>tables, data)</w:t>
      </w:r>
    </w:p>
    <w:p w14:paraId="0CF91B45" w14:textId="1DA9FF3C" w:rsidR="002810D2" w:rsidRDefault="007D27BC" w:rsidP="002810D2">
      <w:pPr>
        <w:pStyle w:val="a3"/>
        <w:numPr>
          <w:ilvl w:val="0"/>
          <w:numId w:val="1"/>
        </w:numPr>
      </w:pPr>
      <w:proofErr w:type="spellStart"/>
      <w:r w:rsidRPr="007D27BC">
        <w:t>Повторяемые</w:t>
      </w:r>
      <w:proofErr w:type="spellEnd"/>
      <w:r w:rsidRPr="007D27BC">
        <w:t xml:space="preserve"> </w:t>
      </w:r>
      <w:r w:rsidR="002810D2">
        <w:t>(Repeatable)</w:t>
      </w:r>
    </w:p>
    <w:p w14:paraId="4B97DB31" w14:textId="41CD93D2" w:rsidR="002810D2" w:rsidRPr="00DA086F" w:rsidRDefault="002810D2" w:rsidP="002810D2">
      <w:pPr>
        <w:pStyle w:val="a3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lastRenderedPageBreak/>
        <w:t xml:space="preserve">Применяются </w:t>
      </w:r>
      <w:r w:rsidR="00BD27F0">
        <w:rPr>
          <w:lang w:val="ru-RU"/>
        </w:rPr>
        <w:t xml:space="preserve">только </w:t>
      </w:r>
      <w:r w:rsidRPr="002810D2">
        <w:rPr>
          <w:lang w:val="ru-RU"/>
        </w:rPr>
        <w:t>после</w:t>
      </w:r>
      <w:r w:rsidR="00BD27F0">
        <w:rPr>
          <w:lang w:val="ru-RU"/>
        </w:rPr>
        <w:t xml:space="preserve"> успешного применения всех</w:t>
      </w:r>
      <w:r w:rsidRPr="002810D2">
        <w:rPr>
          <w:lang w:val="ru-RU"/>
        </w:rPr>
        <w:t xml:space="preserve"> </w:t>
      </w:r>
      <w:proofErr w:type="spellStart"/>
      <w:r w:rsidR="00DA086F" w:rsidRPr="00DA086F">
        <w:rPr>
          <w:lang w:val="ru-RU"/>
        </w:rPr>
        <w:t>версионированных</w:t>
      </w:r>
      <w:proofErr w:type="spellEnd"/>
      <w:r w:rsidR="00DA086F" w:rsidRPr="00DA086F">
        <w:rPr>
          <w:lang w:val="ru-RU"/>
        </w:rPr>
        <w:t xml:space="preserve"> </w:t>
      </w:r>
      <w:r w:rsidRPr="002810D2">
        <w:rPr>
          <w:lang w:val="ru-RU"/>
        </w:rPr>
        <w:t xml:space="preserve">скриптов, применяются каждый раз при изменении </w:t>
      </w:r>
      <w:r w:rsidR="00164EAC" w:rsidRPr="002810D2">
        <w:rPr>
          <w:lang w:val="ru-RU"/>
        </w:rPr>
        <w:t>контрольной суммы,</w:t>
      </w:r>
      <w:r w:rsidRPr="002810D2">
        <w:rPr>
          <w:lang w:val="ru-RU"/>
        </w:rPr>
        <w:t xml:space="preserve"> хранящейся в БД или при </w:t>
      </w:r>
      <w:r w:rsidR="00DA086F" w:rsidRPr="002810D2">
        <w:rPr>
          <w:lang w:val="ru-RU"/>
        </w:rPr>
        <w:t>отсутствии</w:t>
      </w:r>
      <w:r w:rsidRPr="002810D2">
        <w:rPr>
          <w:lang w:val="ru-RU"/>
        </w:rPr>
        <w:t xml:space="preserve"> записи в таблице с </w:t>
      </w:r>
      <w:r w:rsidR="00DA086F" w:rsidRPr="002810D2">
        <w:rPr>
          <w:lang w:val="ru-RU"/>
        </w:rPr>
        <w:t>контрольной</w:t>
      </w:r>
      <w:r w:rsidRPr="002810D2">
        <w:rPr>
          <w:lang w:val="ru-RU"/>
        </w:rPr>
        <w:t xml:space="preserve"> суммой. </w:t>
      </w:r>
      <w:r w:rsidRPr="00DA086F">
        <w:rPr>
          <w:lang w:val="ru-RU"/>
        </w:rPr>
        <w:t xml:space="preserve">Используются </w:t>
      </w:r>
      <w:r w:rsidR="00164EAC" w:rsidRPr="00DA086F">
        <w:rPr>
          <w:lang w:val="ru-RU"/>
        </w:rPr>
        <w:t>для объектов,</w:t>
      </w:r>
      <w:r w:rsidRPr="00DA086F">
        <w:rPr>
          <w:lang w:val="ru-RU"/>
        </w:rPr>
        <w:t xml:space="preserve"> которые не содержат </w:t>
      </w:r>
      <w:r w:rsidR="00FA1E8F">
        <w:rPr>
          <w:lang w:val="ru-RU"/>
        </w:rPr>
        <w:t xml:space="preserve">изменяемых </w:t>
      </w:r>
      <w:r w:rsidRPr="00DA086F">
        <w:rPr>
          <w:lang w:val="ru-RU"/>
        </w:rPr>
        <w:t>данных.</w:t>
      </w:r>
    </w:p>
    <w:p w14:paraId="1BC0B853" w14:textId="6A25966C" w:rsidR="002810D2" w:rsidRDefault="002810D2" w:rsidP="002810D2">
      <w:pPr>
        <w:pStyle w:val="a3"/>
        <w:numPr>
          <w:ilvl w:val="1"/>
          <w:numId w:val="1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объектов</w:t>
      </w:r>
      <w:proofErr w:type="spellEnd"/>
      <w:r w:rsidR="00DF08FC">
        <w:t>:</w:t>
      </w:r>
    </w:p>
    <w:p w14:paraId="4B6C139B" w14:textId="77777777" w:rsidR="002810D2" w:rsidRDefault="002810D2" w:rsidP="002810D2">
      <w:pPr>
        <w:pStyle w:val="a3"/>
        <w:numPr>
          <w:ilvl w:val="2"/>
          <w:numId w:val="1"/>
        </w:numPr>
      </w:pPr>
      <w:proofErr w:type="spellStart"/>
      <w:r>
        <w:t>Представления</w:t>
      </w:r>
      <w:proofErr w:type="spellEnd"/>
      <w:r>
        <w:t xml:space="preserve"> (view)</w:t>
      </w:r>
    </w:p>
    <w:p w14:paraId="0C38F7C8" w14:textId="77777777" w:rsidR="002810D2" w:rsidRDefault="002810D2" w:rsidP="002810D2">
      <w:pPr>
        <w:pStyle w:val="a3"/>
        <w:numPr>
          <w:ilvl w:val="2"/>
          <w:numId w:val="1"/>
        </w:numPr>
      </w:pPr>
      <w:proofErr w:type="spellStart"/>
      <w:r>
        <w:t>Процедуры</w:t>
      </w:r>
      <w:proofErr w:type="spellEnd"/>
      <w:r>
        <w:t xml:space="preserve"> (procedures)</w:t>
      </w:r>
    </w:p>
    <w:p w14:paraId="0086584D" w14:textId="77777777" w:rsidR="002810D2" w:rsidRDefault="002810D2" w:rsidP="002810D2">
      <w:pPr>
        <w:pStyle w:val="a3"/>
        <w:numPr>
          <w:ilvl w:val="2"/>
          <w:numId w:val="1"/>
        </w:numPr>
      </w:pPr>
      <w:proofErr w:type="spellStart"/>
      <w:r>
        <w:t>Триггеры</w:t>
      </w:r>
      <w:proofErr w:type="spellEnd"/>
      <w:r>
        <w:t xml:space="preserve"> (triggers)</w:t>
      </w:r>
    </w:p>
    <w:p w14:paraId="3CF62EA1" w14:textId="3B0D1996" w:rsidR="002810D2" w:rsidRPr="002810D2" w:rsidRDefault="002810D2" w:rsidP="002810D2">
      <w:pPr>
        <w:pStyle w:val="a3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Для хранения состояния </w:t>
      </w:r>
      <w:r w:rsidR="007D27BC">
        <w:rPr>
          <w:lang w:val="ru-RU"/>
        </w:rPr>
        <w:t xml:space="preserve">в </w:t>
      </w:r>
      <w:r w:rsidRPr="002810D2">
        <w:rPr>
          <w:lang w:val="ru-RU"/>
        </w:rPr>
        <w:t xml:space="preserve">каждой схеме есть таблицы с версиями: </w:t>
      </w:r>
    </w:p>
    <w:p w14:paraId="4B67BA38" w14:textId="19E24550" w:rsidR="002810D2" w:rsidRDefault="00A16DDA" w:rsidP="007D27BC">
      <w:pPr>
        <w:pStyle w:val="a3"/>
        <w:numPr>
          <w:ilvl w:val="1"/>
          <w:numId w:val="1"/>
        </w:numPr>
      </w:pPr>
      <w:proofErr w:type="spellStart"/>
      <w:ins w:id="214" w:author="Andrey Lartsev" w:date="2026-03-31T21:00:00Z">
        <w:r>
          <w:t>dbmigration</w:t>
        </w:r>
      </w:ins>
      <w:del w:id="215" w:author="Andrey Lartsev" w:date="2026-03-31T21:00:00Z">
        <w:r w:rsidR="002810D2" w:rsidDel="00A16DDA">
          <w:delText>database</w:delText>
        </w:r>
      </w:del>
      <w:r w:rsidR="002810D2">
        <w:t>_version</w:t>
      </w:r>
      <w:ins w:id="216" w:author="Andrey Lartsev" w:date="2026-03-31T21:01:00Z">
        <w:r>
          <w:t>s</w:t>
        </w:r>
      </w:ins>
      <w:proofErr w:type="spellEnd"/>
      <w:del w:id="217" w:author="Andrey Lartsev" w:date="2026-03-31T21:01:00Z">
        <w:r w:rsidR="002810D2" w:rsidDel="00A16DDA">
          <w:delText>ed_scripts</w:delText>
        </w:r>
      </w:del>
      <w:r w:rsidR="002810D2">
        <w:t xml:space="preserve"> (</w:t>
      </w:r>
      <w:proofErr w:type="spellStart"/>
      <w:ins w:id="218" w:author="Andrey Lartsev" w:date="2026-03-31T21:01:00Z">
        <w:r>
          <w:t>version_id</w:t>
        </w:r>
        <w:proofErr w:type="spellEnd"/>
        <w:r>
          <w:t xml:space="preserve">, </w:t>
        </w:r>
        <w:proofErr w:type="spellStart"/>
        <w:r>
          <w:t>is_bas</w:t>
        </w:r>
      </w:ins>
      <w:ins w:id="219" w:author="Andrey Lartsev" w:date="2026-03-31T21:02:00Z">
        <w:r>
          <w:t>eline</w:t>
        </w:r>
        <w:proofErr w:type="spellEnd"/>
        <w:r>
          <w:t xml:space="preserve">, </w:t>
        </w:r>
        <w:proofErr w:type="spellStart"/>
        <w:r>
          <w:t>created_at</w:t>
        </w:r>
        <w:proofErr w:type="spellEnd"/>
        <w:r>
          <w:t xml:space="preserve">, </w:t>
        </w:r>
        <w:proofErr w:type="spellStart"/>
        <w:r>
          <w:t>created_by</w:t>
        </w:r>
        <w:proofErr w:type="spellEnd"/>
        <w:r>
          <w:t xml:space="preserve">, </w:t>
        </w:r>
        <w:proofErr w:type="spellStart"/>
        <w:r>
          <w:t>created_from</w:t>
        </w:r>
      </w:ins>
      <w:proofErr w:type="spellEnd"/>
      <w:del w:id="220" w:author="Andrey Lartsev" w:date="2026-03-31T21:01:00Z">
        <w:r w:rsidR="002810D2" w:rsidDel="00A16DDA">
          <w:delText xml:space="preserve">timestamp, </w:delText>
        </w:r>
      </w:del>
      <w:del w:id="221" w:author="Andrey Lartsev" w:date="2026-03-31T21:02:00Z">
        <w:r w:rsidR="002810D2" w:rsidDel="00A16DDA">
          <w:delText>client_inet_addr, client_user_name, new_version, script_hash</w:delText>
        </w:r>
      </w:del>
      <w:r w:rsidR="002810D2">
        <w:t>)</w:t>
      </w:r>
    </w:p>
    <w:p w14:paraId="655FD294" w14:textId="77777777" w:rsidR="002810D2" w:rsidRDefault="002810D2" w:rsidP="007D27BC">
      <w:pPr>
        <w:pStyle w:val="a3"/>
        <w:numPr>
          <w:ilvl w:val="2"/>
          <w:numId w:val="1"/>
        </w:numPr>
      </w:pPr>
      <w:proofErr w:type="spellStart"/>
      <w:r>
        <w:t>Хранит</w:t>
      </w:r>
      <w:proofErr w:type="spellEnd"/>
      <w:r>
        <w:t xml:space="preserve"> </w:t>
      </w:r>
      <w:proofErr w:type="spellStart"/>
      <w:r>
        <w:t>историю</w:t>
      </w:r>
      <w:proofErr w:type="spellEnd"/>
      <w:r>
        <w:t xml:space="preserve"> </w:t>
      </w:r>
      <w:proofErr w:type="spellStart"/>
      <w:r>
        <w:t>применения</w:t>
      </w:r>
      <w:proofErr w:type="spellEnd"/>
      <w:r>
        <w:t xml:space="preserve"> baseline + versioned scripts</w:t>
      </w:r>
    </w:p>
    <w:p w14:paraId="281E689C" w14:textId="77777777" w:rsidR="002810D2" w:rsidRDefault="002810D2" w:rsidP="007D27BC">
      <w:pPr>
        <w:pStyle w:val="a3"/>
        <w:numPr>
          <w:ilvl w:val="2"/>
          <w:numId w:val="1"/>
        </w:numPr>
      </w:pPr>
      <w:r>
        <w:t xml:space="preserve">в PostgreSQL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SELECT </w:t>
      </w:r>
      <w:proofErr w:type="spellStart"/>
      <w:r>
        <w:t>inet_client_</w:t>
      </w:r>
      <w:proofErr w:type="gramStart"/>
      <w:r>
        <w:t>addr</w:t>
      </w:r>
      <w:proofErr w:type="spellEnd"/>
      <w:r>
        <w:t>(</w:t>
      </w:r>
      <w:proofErr w:type="gramEnd"/>
      <w:r>
        <w:t>) и SELECT CURRENT_USER;</w:t>
      </w:r>
    </w:p>
    <w:p w14:paraId="319FF147" w14:textId="4C104261" w:rsidR="002810D2" w:rsidRDefault="002810D2" w:rsidP="007D27BC">
      <w:pPr>
        <w:pStyle w:val="a3"/>
        <w:numPr>
          <w:ilvl w:val="1"/>
          <w:numId w:val="1"/>
        </w:numPr>
      </w:pPr>
      <w:proofErr w:type="spellStart"/>
      <w:r>
        <w:t>d</w:t>
      </w:r>
      <w:ins w:id="222" w:author="Andrey Lartsev" w:date="2026-03-31T21:03:00Z">
        <w:r w:rsidR="00A16DDA">
          <w:t>bmigration</w:t>
        </w:r>
      </w:ins>
      <w:del w:id="223" w:author="Andrey Lartsev" w:date="2026-03-31T21:03:00Z">
        <w:r w:rsidDel="00A16DDA">
          <w:delText>a</w:delText>
        </w:r>
      </w:del>
      <w:del w:id="224" w:author="Andrey Lartsev" w:date="2026-03-31T21:02:00Z">
        <w:r w:rsidDel="00A16DDA">
          <w:delText>tabase</w:delText>
        </w:r>
      </w:del>
      <w:r>
        <w:t>_repeatable</w:t>
      </w:r>
      <w:proofErr w:type="spellEnd"/>
      <w:del w:id="225" w:author="Andrey Lartsev" w:date="2026-03-31T21:03:00Z">
        <w:r w:rsidDel="00A16DDA">
          <w:delText>_scripts</w:delText>
        </w:r>
      </w:del>
      <w:r>
        <w:t xml:space="preserve"> (</w:t>
      </w:r>
      <w:del w:id="226" w:author="Andrey Lartsev" w:date="2026-03-31T21:03:00Z">
        <w:r w:rsidDel="00A16DDA">
          <w:delText>timestamp</w:delText>
        </w:r>
      </w:del>
      <w:ins w:id="227" w:author="Andrey Lartsev" w:date="2026-03-31T21:03:00Z">
        <w:r w:rsidR="00A16DDA">
          <w:t xml:space="preserve">sha256sum, </w:t>
        </w:r>
        <w:proofErr w:type="spellStart"/>
        <w:r w:rsidR="00A16DDA">
          <w:t>relative_path</w:t>
        </w:r>
      </w:ins>
      <w:proofErr w:type="spellEnd"/>
      <w:r>
        <w:t>,</w:t>
      </w:r>
      <w:ins w:id="228" w:author="Andrey Lartsev" w:date="2026-03-31T21:03:00Z">
        <w:r w:rsidR="00A16DDA" w:rsidRPr="00A16DDA">
          <w:t xml:space="preserve"> </w:t>
        </w:r>
      </w:ins>
      <w:proofErr w:type="spellStart"/>
      <w:ins w:id="229" w:author="Andrey Lartsev" w:date="2026-03-31T21:04:00Z">
        <w:r w:rsidR="00A16DDA">
          <w:t>c</w:t>
        </w:r>
      </w:ins>
      <w:ins w:id="230" w:author="Andrey Lartsev" w:date="2026-03-31T21:03:00Z">
        <w:r w:rsidR="00A16DDA">
          <w:t>reated_at</w:t>
        </w:r>
        <w:proofErr w:type="spellEnd"/>
        <w:r w:rsidR="00A16DDA">
          <w:t xml:space="preserve">, </w:t>
        </w:r>
        <w:proofErr w:type="spellStart"/>
        <w:r w:rsidR="00A16DDA">
          <w:t>created_by</w:t>
        </w:r>
        <w:proofErr w:type="spellEnd"/>
        <w:r w:rsidR="00A16DDA">
          <w:t xml:space="preserve">, </w:t>
        </w:r>
        <w:proofErr w:type="spellStart"/>
        <w:r w:rsidR="00A16DDA">
          <w:t>created_from</w:t>
        </w:r>
      </w:ins>
      <w:proofErr w:type="spellEnd"/>
      <w:del w:id="231" w:author="Andrey Lartsev" w:date="2026-03-31T21:03:00Z">
        <w:r w:rsidDel="00A16DDA">
          <w:delText xml:space="preserve"> client_inet_addr, client_user_name, script_hash</w:delText>
        </w:r>
      </w:del>
      <w:r>
        <w:t>)</w:t>
      </w:r>
    </w:p>
    <w:p w14:paraId="6F00FCAF" w14:textId="37E98609" w:rsidR="007D27BC" w:rsidRDefault="002810D2" w:rsidP="007D27BC">
      <w:pPr>
        <w:pStyle w:val="a3"/>
        <w:numPr>
          <w:ilvl w:val="2"/>
          <w:numId w:val="1"/>
        </w:numPr>
      </w:pPr>
      <w:proofErr w:type="spellStart"/>
      <w:r>
        <w:t>Хранят</w:t>
      </w:r>
      <w:proofErr w:type="spellEnd"/>
      <w:r>
        <w:t xml:space="preserve"> </w:t>
      </w:r>
      <w:proofErr w:type="spellStart"/>
      <w:r>
        <w:t>историю</w:t>
      </w:r>
      <w:proofErr w:type="spellEnd"/>
      <w:r>
        <w:t xml:space="preserve"> </w:t>
      </w:r>
      <w:proofErr w:type="spellStart"/>
      <w:r>
        <w:t>применения</w:t>
      </w:r>
      <w:proofErr w:type="spellEnd"/>
      <w:r>
        <w:t xml:space="preserve"> repeatable scripts</w:t>
      </w:r>
    </w:p>
    <w:p w14:paraId="74A24A70" w14:textId="77777777" w:rsidR="007D27BC" w:rsidDel="00EC1C45" w:rsidRDefault="007D27BC" w:rsidP="007D27BC">
      <w:pPr>
        <w:pStyle w:val="1"/>
        <w:rPr>
          <w:del w:id="232" w:author="Andrey Lartsev" w:date="2026-03-04T16:06:00Z"/>
        </w:rPr>
      </w:pPr>
      <w:proofErr w:type="spellStart"/>
      <w:r>
        <w:t>Кейсы</w:t>
      </w:r>
      <w:proofErr w:type="spellEnd"/>
    </w:p>
    <w:p w14:paraId="683F9838" w14:textId="77777777" w:rsidR="00EC1C45" w:rsidRDefault="00EC1C45">
      <w:pPr>
        <w:pStyle w:val="1"/>
        <w:rPr>
          <w:ins w:id="233" w:author="Andrey Lartsev" w:date="2026-03-04T16:06:00Z"/>
          <w:lang w:val="ru-RU"/>
        </w:rPr>
        <w:pPrChange w:id="234" w:author="Andrey Lartsev" w:date="2026-03-04T16:06:00Z">
          <w:pPr>
            <w:pStyle w:val="a3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</w:p>
    <w:p w14:paraId="110EADBE" w14:textId="143B0998" w:rsidR="007D27BC" w:rsidRPr="00F81F07" w:rsidRDefault="007D27BC" w:rsidP="007D27BC">
      <w:pPr>
        <w:pStyle w:val="a3"/>
        <w:numPr>
          <w:ilvl w:val="0"/>
          <w:numId w:val="1"/>
        </w:numPr>
        <w:rPr>
          <w:ins w:id="235" w:author="Andrey Lartsev [2]" w:date="2026-03-05T16:02:00Z"/>
          <w:lang w:val="ru-RU"/>
          <w:rPrChange w:id="236" w:author="Andrey Lartsev [2]" w:date="2026-03-05T16:02:00Z">
            <w:rPr>
              <w:ins w:id="237" w:author="Andrey Lartsev [2]" w:date="2026-03-05T16:02:00Z"/>
            </w:rPr>
          </w:rPrChange>
        </w:rPr>
      </w:pPr>
      <w:del w:id="238" w:author="Andrey Lartsev [2]" w:date="2026-03-05T16:02:00Z">
        <w:r w:rsidRPr="002810D2" w:rsidDel="00F81F07">
          <w:rPr>
            <w:lang w:val="ru-RU"/>
          </w:rPr>
          <w:delText>Порядок использования</w:delText>
        </w:r>
      </w:del>
      <w:ins w:id="239" w:author="Andrey Lartsev [2]" w:date="2026-03-05T16:02:00Z">
        <w:r w:rsidR="00F81F07">
          <w:rPr>
            <w:lang w:val="ru-RU"/>
          </w:rPr>
          <w:t>Обновление БД</w:t>
        </w:r>
      </w:ins>
      <w:r w:rsidRPr="002810D2">
        <w:rPr>
          <w:lang w:val="ru-RU"/>
        </w:rPr>
        <w:t xml:space="preserve"> в окружении разработки</w:t>
      </w:r>
      <w:ins w:id="240" w:author="Andrey Lartsev [2]" w:date="2026-03-05T16:02:00Z">
        <w:r w:rsidR="00F81F07" w:rsidRPr="00F81F07">
          <w:rPr>
            <w:lang w:val="ru-RU"/>
            <w:rPrChange w:id="241" w:author="Andrey Lartsev [2]" w:date="2026-03-05T16:02:00Z">
              <w:rPr/>
            </w:rPrChange>
          </w:rPr>
          <w:t>:</w:t>
        </w:r>
      </w:ins>
      <w:del w:id="242" w:author="Andrey Lartsev [2]" w:date="2026-03-05T16:02:00Z">
        <w:r w:rsidRPr="002810D2" w:rsidDel="00F81F07">
          <w:rPr>
            <w:lang w:val="ru-RU"/>
          </w:rPr>
          <w:delText xml:space="preserve"> (</w:delText>
        </w:r>
        <w:r w:rsidDel="00F81F07">
          <w:delText>TBD</w:delText>
        </w:r>
        <w:r w:rsidRPr="002810D2" w:rsidDel="00F81F07">
          <w:rPr>
            <w:lang w:val="ru-RU"/>
          </w:rPr>
          <w:delText>)</w:delText>
        </w:r>
      </w:del>
    </w:p>
    <w:p w14:paraId="51F01778" w14:textId="1E91F68E" w:rsidR="00F81F07" w:rsidRPr="00B26AA8" w:rsidRDefault="00F81F07" w:rsidP="00F81F07">
      <w:pPr>
        <w:pStyle w:val="a3"/>
        <w:numPr>
          <w:ilvl w:val="1"/>
          <w:numId w:val="1"/>
        </w:numPr>
        <w:rPr>
          <w:ins w:id="243" w:author="Andrey Lartsev [2]" w:date="2026-03-05T16:08:00Z"/>
          <w:lang w:val="ru-RU"/>
          <w:rPrChange w:id="244" w:author="Andrey Lartsev [2]" w:date="2026-03-05T16:08:00Z">
            <w:rPr>
              <w:ins w:id="245" w:author="Andrey Lartsev [2]" w:date="2026-03-05T16:08:00Z"/>
            </w:rPr>
          </w:rPrChange>
        </w:rPr>
      </w:pPr>
      <w:ins w:id="246" w:author="Andrey Lartsev [2]" w:date="2026-03-05T16:02:00Z">
        <w:r>
          <w:rPr>
            <w:lang w:val="ru-RU"/>
          </w:rPr>
          <w:t xml:space="preserve">В </w:t>
        </w:r>
        <w:r>
          <w:t>git</w:t>
        </w:r>
        <w:r w:rsidRPr="00F81F07">
          <w:rPr>
            <w:lang w:val="ru-RU"/>
            <w:rPrChange w:id="247" w:author="Andrey Lartsev [2]" w:date="2026-03-05T16:03:00Z">
              <w:rPr/>
            </w:rPrChange>
          </w:rPr>
          <w:t xml:space="preserve"> </w:t>
        </w:r>
        <w:r>
          <w:rPr>
            <w:lang w:val="ru-RU"/>
          </w:rPr>
          <w:t xml:space="preserve">добавить </w:t>
        </w:r>
      </w:ins>
      <w:ins w:id="248" w:author="Andrey Lartsev [2]" w:date="2026-03-05T16:03:00Z">
        <w:r>
          <w:t>pipeline</w:t>
        </w:r>
        <w:r w:rsidRPr="00F81F07">
          <w:rPr>
            <w:lang w:val="ru-RU"/>
            <w:rPrChange w:id="249" w:author="Andrey Lartsev [2]" w:date="2026-03-05T16:03:00Z">
              <w:rPr/>
            </w:rPrChange>
          </w:rPr>
          <w:t xml:space="preserve"> </w:t>
        </w:r>
        <w:r>
          <w:rPr>
            <w:lang w:val="ru-RU"/>
          </w:rPr>
          <w:t xml:space="preserve">который </w:t>
        </w:r>
      </w:ins>
      <w:ins w:id="250" w:author="Andrey Lartsev [2]" w:date="2026-03-05T16:04:00Z">
        <w:r>
          <w:rPr>
            <w:lang w:val="ru-RU"/>
          </w:rPr>
          <w:t xml:space="preserve">получает из ветки </w:t>
        </w:r>
        <w:proofErr w:type="gramStart"/>
        <w:r>
          <w:rPr>
            <w:lang w:val="ru-RU"/>
          </w:rPr>
          <w:t>код</w:t>
        </w:r>
        <w:proofErr w:type="gramEnd"/>
        <w:r>
          <w:rPr>
            <w:lang w:val="ru-RU"/>
          </w:rPr>
          <w:t xml:space="preserve"> содержащий</w:t>
        </w:r>
      </w:ins>
      <w:ins w:id="251" w:author="Andrey Lartsev [2]" w:date="2026-03-05T16:05:00Z">
        <w:r>
          <w:rPr>
            <w:lang w:val="ru-RU"/>
          </w:rPr>
          <w:t xml:space="preserve"> </w:t>
        </w:r>
        <w:r>
          <w:t>DDL</w:t>
        </w:r>
        <w:r w:rsidRPr="00F81F07">
          <w:rPr>
            <w:lang w:val="ru-RU"/>
            <w:rPrChange w:id="252" w:author="Andrey Lartsev [2]" w:date="2026-03-05T16:06:00Z">
              <w:rPr/>
            </w:rPrChange>
          </w:rPr>
          <w:t>/</w:t>
        </w:r>
      </w:ins>
      <w:ins w:id="253" w:author="Andrey Lartsev [2]" w:date="2026-03-05T16:06:00Z">
        <w:r>
          <w:t>DML</w:t>
        </w:r>
        <w:r>
          <w:rPr>
            <w:lang w:val="ru-RU"/>
          </w:rPr>
          <w:t xml:space="preserve"> скрипты и</w:t>
        </w:r>
      </w:ins>
      <w:ins w:id="254" w:author="Andrey Lartsev [2]" w:date="2026-03-05T16:04:00Z">
        <w:r>
          <w:rPr>
            <w:lang w:val="ru-RU"/>
          </w:rPr>
          <w:t xml:space="preserve"> </w:t>
        </w:r>
      </w:ins>
      <w:ins w:id="255" w:author="Andrey Lartsev [2]" w:date="2026-03-05T16:06:00Z">
        <w:r>
          <w:rPr>
            <w:lang w:val="ru-RU"/>
          </w:rPr>
          <w:t xml:space="preserve">применяет утилиту </w:t>
        </w:r>
        <w:proofErr w:type="spellStart"/>
        <w:r>
          <w:t>dbmigrate</w:t>
        </w:r>
        <w:proofErr w:type="spellEnd"/>
        <w:r w:rsidRPr="00F81F07">
          <w:rPr>
            <w:lang w:val="ru-RU"/>
            <w:rPrChange w:id="256" w:author="Andrey Lartsev [2]" w:date="2026-03-05T16:06:00Z">
              <w:rPr/>
            </w:rPrChange>
          </w:rPr>
          <w:t xml:space="preserve"> </w:t>
        </w:r>
        <w:r>
          <w:rPr>
            <w:lang w:val="ru-RU"/>
          </w:rPr>
          <w:t xml:space="preserve">для каждой </w:t>
        </w:r>
      </w:ins>
      <w:ins w:id="257" w:author="Andrey Lartsev [2]" w:date="2026-03-05T16:07:00Z">
        <w:r>
          <w:rPr>
            <w:lang w:val="ru-RU"/>
          </w:rPr>
          <w:t>целевой схемы БД</w:t>
        </w:r>
      </w:ins>
      <w:ins w:id="258" w:author="Andrey Lartsev [2]" w:date="2026-03-05T16:03:00Z">
        <w:r w:rsidRPr="00F81F07">
          <w:rPr>
            <w:lang w:val="ru-RU"/>
            <w:rPrChange w:id="259" w:author="Andrey Lartsev [2]" w:date="2026-03-05T16:03:00Z">
              <w:rPr/>
            </w:rPrChange>
          </w:rPr>
          <w:t>:</w:t>
        </w:r>
      </w:ins>
    </w:p>
    <w:p w14:paraId="66487B01" w14:textId="10063951" w:rsidR="00B26AA8" w:rsidRPr="00B26AA8" w:rsidRDefault="00B26AA8">
      <w:pPr>
        <w:pStyle w:val="a3"/>
        <w:numPr>
          <w:ilvl w:val="2"/>
          <w:numId w:val="1"/>
        </w:numPr>
        <w:rPr>
          <w:ins w:id="260" w:author="Andrey Lartsev [2]" w:date="2026-03-05T16:08:00Z"/>
          <w:lang w:val="ru-RU"/>
          <w:rPrChange w:id="261" w:author="Andrey Lartsev [2]" w:date="2026-03-05T16:08:00Z">
            <w:rPr>
              <w:ins w:id="262" w:author="Andrey Lartsev [2]" w:date="2026-03-05T16:08:00Z"/>
            </w:rPr>
          </w:rPrChange>
        </w:rPr>
        <w:pPrChange w:id="263" w:author="Andrey Lartsev [2]" w:date="2026-03-05T16:10:00Z">
          <w:pPr>
            <w:pStyle w:val="a3"/>
            <w:numPr>
              <w:ilvl w:val="1"/>
              <w:numId w:val="1"/>
            </w:numPr>
            <w:tabs>
              <w:tab w:val="num" w:pos="1440"/>
            </w:tabs>
            <w:ind w:left="1440" w:hanging="360"/>
          </w:pPr>
        </w:pPrChange>
      </w:pPr>
      <w:ins w:id="264" w:author="Andrey Lartsev [2]" w:date="2026-03-05T16:08:00Z">
        <w:r>
          <w:t>git</w:t>
        </w:r>
        <w:r w:rsidRPr="00B26AA8">
          <w:rPr>
            <w:lang w:val="ru-RU"/>
            <w:rPrChange w:id="265" w:author="Andrey Lartsev [2]" w:date="2026-03-05T16:09:00Z">
              <w:rPr/>
            </w:rPrChange>
          </w:rPr>
          <w:t xml:space="preserve"> </w:t>
        </w:r>
        <w:r>
          <w:t>clone</w:t>
        </w:r>
        <w:r w:rsidRPr="00B26AA8">
          <w:rPr>
            <w:lang w:val="ru-RU"/>
            <w:rPrChange w:id="266" w:author="Andrey Lartsev [2]" w:date="2026-03-05T16:09:00Z">
              <w:rPr/>
            </w:rPrChange>
          </w:rPr>
          <w:t xml:space="preserve"> &lt;</w:t>
        </w:r>
        <w:proofErr w:type="spellStart"/>
        <w:r>
          <w:t>url</w:t>
        </w:r>
      </w:ins>
      <w:proofErr w:type="spellEnd"/>
      <w:ins w:id="267" w:author="Andrey Lartsev [2]" w:date="2026-03-05T16:09:00Z">
        <w:r w:rsidRPr="00B26AA8">
          <w:rPr>
            <w:lang w:val="ru-RU"/>
            <w:rPrChange w:id="268" w:author="Andrey Lartsev [2]" w:date="2026-03-05T16:09:00Z">
              <w:rPr/>
            </w:rPrChange>
          </w:rPr>
          <w:t xml:space="preserve"> </w:t>
        </w:r>
        <w:r>
          <w:rPr>
            <w:lang w:val="ru-RU"/>
          </w:rPr>
          <w:t>содержащий изменения в схемах БД</w:t>
        </w:r>
      </w:ins>
      <w:ins w:id="269" w:author="Andrey Lartsev [2]" w:date="2026-03-05T16:08:00Z">
        <w:r w:rsidRPr="00B26AA8">
          <w:rPr>
            <w:lang w:val="ru-RU"/>
            <w:rPrChange w:id="270" w:author="Andrey Lartsev [2]" w:date="2026-03-05T16:09:00Z">
              <w:rPr/>
            </w:rPrChange>
          </w:rPr>
          <w:t>&gt;</w:t>
        </w:r>
      </w:ins>
    </w:p>
    <w:p w14:paraId="1453BA34" w14:textId="2B2B6880" w:rsidR="00B26AA8" w:rsidRDefault="00B26AA8">
      <w:pPr>
        <w:pStyle w:val="a3"/>
        <w:numPr>
          <w:ilvl w:val="2"/>
          <w:numId w:val="1"/>
        </w:numPr>
        <w:rPr>
          <w:ins w:id="271" w:author="Andrey Lartsev [2]" w:date="2026-03-05T16:07:00Z"/>
          <w:lang w:val="ru-RU"/>
        </w:rPr>
        <w:pPrChange w:id="272" w:author="Andrey Lartsev [2]" w:date="2026-03-05T16:10:00Z">
          <w:pPr>
            <w:pStyle w:val="a3"/>
            <w:numPr>
              <w:ilvl w:val="1"/>
              <w:numId w:val="1"/>
            </w:numPr>
            <w:tabs>
              <w:tab w:val="num" w:pos="1440"/>
            </w:tabs>
            <w:ind w:left="1440" w:hanging="360"/>
          </w:pPr>
        </w:pPrChange>
      </w:pPr>
      <w:ins w:id="273" w:author="Andrey Lartsev [2]" w:date="2026-03-05T16:08:00Z">
        <w:r>
          <w:t xml:space="preserve">cd </w:t>
        </w:r>
        <w:proofErr w:type="spellStart"/>
        <w:r>
          <w:t>db</w:t>
        </w:r>
        <w:proofErr w:type="spellEnd"/>
        <w:r>
          <w:t>/schema1</w:t>
        </w:r>
      </w:ins>
    </w:p>
    <w:p w14:paraId="167307D0" w14:textId="3F2859C2" w:rsidR="00F81F07" w:rsidRDefault="00B26AA8">
      <w:pPr>
        <w:pStyle w:val="a3"/>
        <w:numPr>
          <w:ilvl w:val="2"/>
          <w:numId w:val="1"/>
        </w:numPr>
        <w:rPr>
          <w:ins w:id="274" w:author="Andrey Lartsev [2]" w:date="2026-03-05T16:09:00Z"/>
        </w:rPr>
        <w:pPrChange w:id="275" w:author="Andrey Lartsev [2]" w:date="2026-03-05T16:10:00Z">
          <w:pPr>
            <w:pStyle w:val="a3"/>
            <w:numPr>
              <w:ilvl w:val="1"/>
              <w:numId w:val="1"/>
            </w:numPr>
            <w:tabs>
              <w:tab w:val="num" w:pos="1440"/>
            </w:tabs>
            <w:ind w:left="1440" w:hanging="360"/>
          </w:pPr>
        </w:pPrChange>
      </w:pPr>
      <w:ins w:id="276" w:author="Andrey Lartsev [2]" w:date="2026-03-05T16:14:00Z">
        <w:r>
          <w:t>USER_PASSWORD=</w:t>
        </w:r>
      </w:ins>
      <w:ins w:id="277" w:author="Andrey Lartsev [2]" w:date="2026-03-05T16:15:00Z">
        <w:r>
          <w:t>***</w:t>
        </w:r>
      </w:ins>
      <w:ins w:id="278" w:author="Andrey Lartsev [2]" w:date="2026-03-05T16:14:00Z">
        <w:r>
          <w:t xml:space="preserve"> </w:t>
        </w:r>
      </w:ins>
      <w:ins w:id="279" w:author="Andrey Lartsev [2]" w:date="2026-03-05T16:07:00Z">
        <w:r w:rsidR="00F81F07">
          <w:t>dbmigrat</w:t>
        </w:r>
      </w:ins>
      <w:ins w:id="280" w:author="Andrey Lartsev" w:date="2026-03-31T21:04:00Z">
        <w:r w:rsidR="00A16DDA">
          <w:t>ion</w:t>
        </w:r>
      </w:ins>
      <w:ins w:id="281" w:author="Andrey Lartsev [2]" w:date="2026-03-05T16:07:00Z">
        <w:del w:id="282" w:author="Andrey Lartsev" w:date="2026-03-31T21:04:00Z">
          <w:r w:rsidR="00F81F07" w:rsidDel="00A16DDA">
            <w:delText>e</w:delText>
          </w:r>
        </w:del>
        <w:r w:rsidR="00F81F07">
          <w:t>.p</w:t>
        </w:r>
        <w:r>
          <w:t xml:space="preserve">y </w:t>
        </w:r>
      </w:ins>
      <w:ins w:id="283" w:author="Andrey Lartsev [2]" w:date="2026-03-05T16:16:00Z">
        <w:del w:id="284" w:author="Andrey Lartsev" w:date="2026-03-31T21:04:00Z">
          <w:r w:rsidDel="00A16DDA">
            <w:delText>migrate</w:delText>
          </w:r>
        </w:del>
      </w:ins>
      <w:ins w:id="285" w:author="Andrey Lartsev" w:date="2026-03-31T21:04:00Z">
        <w:r w:rsidR="00A16DDA">
          <w:t xml:space="preserve">update </w:t>
        </w:r>
      </w:ins>
      <w:ins w:id="286" w:author="Andrey Lartsev [2]" w:date="2026-03-05T16:16:00Z">
        <w:del w:id="287" w:author="Andrey Lartsev" w:date="2026-03-31T21:04:00Z">
          <w:r w:rsidDel="00A16DDA">
            <w:delText xml:space="preserve"> </w:delText>
          </w:r>
        </w:del>
        <w:r>
          <w:t xml:space="preserve">–host </w:t>
        </w:r>
      </w:ins>
      <w:ins w:id="288" w:author="Andrey Lartsev [2]" w:date="2026-03-05T16:07:00Z">
        <w:r>
          <w:t>&lt;host&gt;</w:t>
        </w:r>
      </w:ins>
      <w:ins w:id="289" w:author="Andrey Lartsev [2]" w:date="2026-03-05T16:16:00Z">
        <w:r>
          <w:t xml:space="preserve"> --port</w:t>
        </w:r>
      </w:ins>
      <w:ins w:id="290" w:author="Andrey Lartsev [2]" w:date="2026-03-05T16:07:00Z">
        <w:r>
          <w:t xml:space="preserve"> &lt;port&gt;</w:t>
        </w:r>
      </w:ins>
      <w:ins w:id="291" w:author="Andrey Lartsev [2]" w:date="2026-03-05T16:16:00Z">
        <w:r>
          <w:t xml:space="preserve"> --</w:t>
        </w:r>
        <w:proofErr w:type="spellStart"/>
        <w:r>
          <w:t>db</w:t>
        </w:r>
      </w:ins>
      <w:ins w:id="292" w:author="Andrey Lartsev" w:date="2026-03-31T21:04:00Z">
        <w:r w:rsidR="00A16DDA">
          <w:t>name</w:t>
        </w:r>
      </w:ins>
      <w:proofErr w:type="spellEnd"/>
      <w:ins w:id="293" w:author="Andrey Lartsev [2]" w:date="2026-03-05T16:17:00Z">
        <w:r>
          <w:t xml:space="preserve"> </w:t>
        </w:r>
      </w:ins>
      <w:ins w:id="294" w:author="Andrey Lartsev [2]" w:date="2026-03-05T16:07:00Z">
        <w:r>
          <w:t>&lt;</w:t>
        </w:r>
        <w:proofErr w:type="spellStart"/>
        <w:r>
          <w:t>db</w:t>
        </w:r>
        <w:proofErr w:type="spellEnd"/>
        <w:r>
          <w:t xml:space="preserve">&gt; </w:t>
        </w:r>
      </w:ins>
      <w:ins w:id="295" w:author="Andrey Lartsev [2]" w:date="2026-03-05T16:16:00Z">
        <w:r>
          <w:t xml:space="preserve">--user-name </w:t>
        </w:r>
      </w:ins>
      <w:ins w:id="296" w:author="Andrey Lartsev [2]" w:date="2026-03-05T16:14:00Z">
        <w:r>
          <w:t>&lt;</w:t>
        </w:r>
        <w:proofErr w:type="spellStart"/>
        <w:r>
          <w:t>user_name</w:t>
        </w:r>
        <w:proofErr w:type="spellEnd"/>
        <w:r>
          <w:t xml:space="preserve">&gt; </w:t>
        </w:r>
      </w:ins>
      <w:ins w:id="297" w:author="Andrey Lartsev [2]" w:date="2026-03-05T16:17:00Z">
        <w:r>
          <w:t xml:space="preserve"> </w:t>
        </w:r>
        <w:del w:id="298" w:author="Andrey Lartsev" w:date="2026-03-31T21:07:00Z">
          <w:r w:rsidDel="00A16DDA">
            <w:delText>--sch</w:delText>
          </w:r>
        </w:del>
        <w:del w:id="299" w:author="Andrey Lartsev" w:date="2026-03-31T21:06:00Z">
          <w:r w:rsidDel="00A16DDA">
            <w:delText xml:space="preserve">ema </w:delText>
          </w:r>
        </w:del>
      </w:ins>
      <w:ins w:id="300" w:author="Andrey Lartsev [2]" w:date="2026-03-05T16:07:00Z">
        <w:del w:id="301" w:author="Andrey Lartsev" w:date="2026-03-31T21:06:00Z">
          <w:r w:rsidDel="00A16DDA">
            <w:delText>&lt;</w:delText>
          </w:r>
        </w:del>
        <w:r>
          <w:t>sc</w:t>
        </w:r>
      </w:ins>
      <w:ins w:id="302" w:author="Andrey Lartsev [2]" w:date="2026-03-05T16:08:00Z">
        <w:r>
          <w:t>hema</w:t>
        </w:r>
      </w:ins>
      <w:ins w:id="303" w:author="Andrey Lartsev [2]" w:date="2026-03-05T16:09:00Z">
        <w:r>
          <w:t>1</w:t>
        </w:r>
      </w:ins>
      <w:ins w:id="304" w:author="Andrey Lartsev [2]" w:date="2026-03-05T16:08:00Z">
        <w:del w:id="305" w:author="Andrey Lartsev" w:date="2026-03-31T21:07:00Z">
          <w:r w:rsidDel="00A16DDA">
            <w:delText>&gt;</w:delText>
          </w:r>
        </w:del>
      </w:ins>
      <w:ins w:id="306" w:author="Andrey Lartsev" w:date="2026-03-31T21:05:00Z">
        <w:r w:rsidR="00A16DDA">
          <w:t xml:space="preserve"> </w:t>
        </w:r>
        <w:r w:rsidR="00A16DDA">
          <w:t xml:space="preserve"> </w:t>
        </w:r>
      </w:ins>
      <w:ins w:id="307" w:author="Andrey Lartsev" w:date="2026-03-31T21:06:00Z">
        <w:r w:rsidR="00A16DDA">
          <w:t>./</w:t>
        </w:r>
      </w:ins>
      <w:ins w:id="308" w:author="Andrey Lartsev [2]" w:date="2026-03-05T16:07:00Z">
        <w:r w:rsidR="00F81F07">
          <w:t xml:space="preserve"> </w:t>
        </w:r>
      </w:ins>
    </w:p>
    <w:p w14:paraId="29DC7872" w14:textId="66894A1D" w:rsidR="00B26AA8" w:rsidRDefault="00B26AA8">
      <w:pPr>
        <w:pStyle w:val="a3"/>
        <w:numPr>
          <w:ilvl w:val="2"/>
          <w:numId w:val="1"/>
        </w:numPr>
        <w:rPr>
          <w:ins w:id="309" w:author="Andrey Lartsev [2]" w:date="2026-03-05T16:09:00Z"/>
          <w:lang w:val="ru-RU"/>
        </w:rPr>
        <w:pPrChange w:id="310" w:author="Andrey Lartsev [2]" w:date="2026-03-05T16:10:00Z">
          <w:pPr>
            <w:pStyle w:val="a3"/>
            <w:numPr>
              <w:ilvl w:val="1"/>
              <w:numId w:val="1"/>
            </w:numPr>
            <w:tabs>
              <w:tab w:val="num" w:pos="1440"/>
            </w:tabs>
            <w:ind w:left="1440" w:hanging="360"/>
          </w:pPr>
        </w:pPrChange>
      </w:pPr>
      <w:ins w:id="311" w:author="Andrey Lartsev [2]" w:date="2026-03-05T16:09:00Z">
        <w:r>
          <w:t xml:space="preserve">cd </w:t>
        </w:r>
        <w:proofErr w:type="spellStart"/>
        <w:r>
          <w:t>db</w:t>
        </w:r>
        <w:proofErr w:type="spellEnd"/>
        <w:r>
          <w:t>/schema2</w:t>
        </w:r>
      </w:ins>
    </w:p>
    <w:p w14:paraId="33CB5E80" w14:textId="5196612B" w:rsidR="00B26AA8" w:rsidRPr="00B26AA8" w:rsidRDefault="00B26AA8">
      <w:pPr>
        <w:pStyle w:val="a3"/>
        <w:numPr>
          <w:ilvl w:val="2"/>
          <w:numId w:val="1"/>
        </w:numPr>
        <w:rPr>
          <w:rPrChange w:id="312" w:author="Andrey Lartsev [2]" w:date="2026-03-05T16:08:00Z">
            <w:rPr>
              <w:lang w:val="ru-RU"/>
            </w:rPr>
          </w:rPrChange>
        </w:rPr>
        <w:pPrChange w:id="313" w:author="Andrey Lartsev [2]" w:date="2026-03-05T16:10:00Z">
          <w:pPr>
            <w:pStyle w:val="a3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314" w:author="Andrey Lartsev [2]" w:date="2026-03-05T16:15:00Z">
        <w:r>
          <w:t xml:space="preserve">USER_PASSWORD=*** </w:t>
        </w:r>
      </w:ins>
      <w:ins w:id="315" w:author="Andrey Lartsev" w:date="2026-03-31T21:04:00Z">
        <w:r w:rsidR="00A16DDA">
          <w:t>dbmigration</w:t>
        </w:r>
      </w:ins>
      <w:ins w:id="316" w:author="Andrey Lartsev [2]" w:date="2026-03-05T16:15:00Z">
        <w:del w:id="317" w:author="Andrey Lartsev" w:date="2026-03-31T21:04:00Z">
          <w:r w:rsidDel="00A16DDA">
            <w:delText>dbmigrate</w:delText>
          </w:r>
        </w:del>
        <w:r>
          <w:t>.py</w:t>
        </w:r>
      </w:ins>
      <w:ins w:id="318" w:author="Andrey Lartsev" w:date="2026-03-31T21:07:00Z">
        <w:r w:rsidR="00A16DDA">
          <w:t xml:space="preserve"> update</w:t>
        </w:r>
      </w:ins>
      <w:ins w:id="319" w:author="Andrey Lartsev [2]" w:date="2026-03-05T16:15:00Z">
        <w:del w:id="320" w:author="Andrey Lartsev" w:date="2026-03-31T21:07:00Z">
          <w:r w:rsidDel="00A16DDA">
            <w:delText xml:space="preserve"> </w:delText>
          </w:r>
        </w:del>
      </w:ins>
      <w:ins w:id="321" w:author="Andrey Lartsev [2]" w:date="2026-03-05T16:17:00Z">
        <w:del w:id="322" w:author="Andrey Lartsev" w:date="2026-03-31T21:07:00Z">
          <w:r w:rsidDel="00A16DDA">
            <w:delText>migrate</w:delText>
          </w:r>
        </w:del>
        <w:r>
          <w:t xml:space="preserve"> –host </w:t>
        </w:r>
      </w:ins>
      <w:ins w:id="323" w:author="Andrey Lartsev [2]" w:date="2026-03-05T16:15:00Z">
        <w:r>
          <w:t xml:space="preserve">&lt;host&gt; </w:t>
        </w:r>
      </w:ins>
      <w:ins w:id="324" w:author="Andrey Lartsev [2]" w:date="2026-03-05T16:17:00Z">
        <w:r>
          <w:t xml:space="preserve">--port </w:t>
        </w:r>
      </w:ins>
      <w:ins w:id="325" w:author="Andrey Lartsev [2]" w:date="2026-03-05T16:15:00Z">
        <w:r>
          <w:t xml:space="preserve">&lt;port&gt; </w:t>
        </w:r>
      </w:ins>
      <w:ins w:id="326" w:author="Andrey Lartsev [2]" w:date="2026-03-05T16:17:00Z">
        <w:r>
          <w:t>--</w:t>
        </w:r>
        <w:proofErr w:type="spellStart"/>
        <w:r>
          <w:t>db</w:t>
        </w:r>
      </w:ins>
      <w:ins w:id="327" w:author="Andrey Lartsev" w:date="2026-03-31T21:07:00Z">
        <w:r w:rsidR="00A16DDA">
          <w:t>name</w:t>
        </w:r>
      </w:ins>
      <w:proofErr w:type="spellEnd"/>
      <w:ins w:id="328" w:author="Andrey Lartsev [2]" w:date="2026-03-05T16:17:00Z">
        <w:r>
          <w:t xml:space="preserve"> </w:t>
        </w:r>
      </w:ins>
      <w:ins w:id="329" w:author="Andrey Lartsev [2]" w:date="2026-03-05T16:15:00Z">
        <w:r>
          <w:t>&lt;</w:t>
        </w:r>
        <w:proofErr w:type="spellStart"/>
        <w:r>
          <w:t>db</w:t>
        </w:r>
        <w:proofErr w:type="spellEnd"/>
        <w:r>
          <w:t xml:space="preserve">&gt; </w:t>
        </w:r>
      </w:ins>
      <w:ins w:id="330" w:author="Andrey Lartsev [2]" w:date="2026-03-05T16:17:00Z">
        <w:r>
          <w:t>--user</w:t>
        </w:r>
        <w:del w:id="331" w:author="Andrey Lartsev" w:date="2026-03-31T21:05:00Z">
          <w:r w:rsidDel="00A16DDA">
            <w:delText>-name</w:delText>
          </w:r>
        </w:del>
        <w:r>
          <w:t xml:space="preserve"> </w:t>
        </w:r>
      </w:ins>
      <w:ins w:id="332" w:author="Andrey Lartsev [2]" w:date="2026-03-05T16:15:00Z">
        <w:r>
          <w:t>&lt;</w:t>
        </w:r>
        <w:proofErr w:type="spellStart"/>
        <w:r>
          <w:t>user_name</w:t>
        </w:r>
        <w:proofErr w:type="spellEnd"/>
        <w:r>
          <w:t xml:space="preserve">&gt; </w:t>
        </w:r>
      </w:ins>
      <w:ins w:id="333" w:author="Andrey Lartsev [2]" w:date="2026-03-05T16:17:00Z">
        <w:del w:id="334" w:author="Andrey Lartsev" w:date="2026-03-31T21:05:00Z">
          <w:r w:rsidDel="00A16DDA">
            <w:delText xml:space="preserve">--schema </w:delText>
          </w:r>
        </w:del>
      </w:ins>
      <w:ins w:id="335" w:author="Andrey Lartsev [2]" w:date="2026-03-05T16:15:00Z">
        <w:del w:id="336" w:author="Andrey Lartsev" w:date="2026-03-31T21:07:00Z">
          <w:r w:rsidDel="00A16DDA">
            <w:delText>&lt;</w:delText>
          </w:r>
        </w:del>
        <w:r>
          <w:t>schema</w:t>
        </w:r>
      </w:ins>
      <w:ins w:id="337" w:author="Andrey Lartsev" w:date="2026-03-31T21:07:00Z">
        <w:r w:rsidR="00A16DDA">
          <w:t>2</w:t>
        </w:r>
      </w:ins>
      <w:ins w:id="338" w:author="Andrey Lartsev [2]" w:date="2026-03-05T16:15:00Z">
        <w:del w:id="339" w:author="Andrey Lartsev" w:date="2026-03-31T21:07:00Z">
          <w:r w:rsidDel="00A16DDA">
            <w:delText>1&gt;</w:delText>
          </w:r>
        </w:del>
        <w:r>
          <w:t xml:space="preserve"> </w:t>
        </w:r>
      </w:ins>
      <w:ins w:id="340" w:author="Andrey Lartsev" w:date="2026-03-31T21:07:00Z">
        <w:r w:rsidR="00A16DDA">
          <w:t>./</w:t>
        </w:r>
      </w:ins>
    </w:p>
    <w:p w14:paraId="7B2BF9A8" w14:textId="3EF68D27" w:rsidR="007D27BC" w:rsidRDefault="007D27BC" w:rsidP="007D27BC">
      <w:pPr>
        <w:pStyle w:val="a3"/>
        <w:numPr>
          <w:ilvl w:val="0"/>
          <w:numId w:val="1"/>
        </w:numPr>
        <w:rPr>
          <w:ins w:id="341" w:author="Andrey Lartsev [2]" w:date="2026-03-05T16:10:00Z"/>
          <w:lang w:val="ru-RU"/>
        </w:rPr>
      </w:pPr>
      <w:r w:rsidRPr="002810D2">
        <w:rPr>
          <w:lang w:val="ru-RU"/>
        </w:rPr>
        <w:t xml:space="preserve">Порядок </w:t>
      </w:r>
      <w:del w:id="342" w:author="Andrey Lartsev [2]" w:date="2026-03-05T16:34:00Z">
        <w:r w:rsidRPr="002810D2" w:rsidDel="00AF0E96">
          <w:rPr>
            <w:lang w:val="ru-RU"/>
          </w:rPr>
          <w:delText xml:space="preserve">использования </w:delText>
        </w:r>
      </w:del>
      <w:ins w:id="343" w:author="Andrey Lartsev [2]" w:date="2026-03-05T16:34:00Z">
        <w:r w:rsidR="00AF0E96">
          <w:rPr>
            <w:lang w:val="ru-RU"/>
          </w:rPr>
          <w:t>обно</w:t>
        </w:r>
      </w:ins>
      <w:ins w:id="344" w:author="Andrey Lartsev [2]" w:date="2026-03-05T16:35:00Z">
        <w:r w:rsidR="00AF0E96">
          <w:rPr>
            <w:lang w:val="ru-RU"/>
          </w:rPr>
          <w:t xml:space="preserve">вления БД в </w:t>
        </w:r>
      </w:ins>
      <w:del w:id="345" w:author="Andrey Lartsev [2]" w:date="2026-03-05T16:35:00Z">
        <w:r w:rsidRPr="002810D2" w:rsidDel="00AF0E96">
          <w:rPr>
            <w:lang w:val="ru-RU"/>
          </w:rPr>
          <w:delText xml:space="preserve">в </w:delText>
        </w:r>
      </w:del>
      <w:r w:rsidRPr="002810D2">
        <w:rPr>
          <w:lang w:val="ru-RU"/>
        </w:rPr>
        <w:t>промышленном окружении</w:t>
      </w:r>
      <w:ins w:id="346" w:author="Andrey Lartsev [2]" w:date="2026-03-05T16:26:00Z">
        <w:r w:rsidR="00D65FBC" w:rsidRPr="00D65FBC">
          <w:rPr>
            <w:lang w:val="ru-RU"/>
            <w:rPrChange w:id="347" w:author="Andrey Lartsev [2]" w:date="2026-03-05T16:26:00Z">
              <w:rPr/>
            </w:rPrChange>
          </w:rPr>
          <w:t>:</w:t>
        </w:r>
      </w:ins>
      <w:del w:id="348" w:author="Andrey Lartsev [2]" w:date="2026-03-05T16:10:00Z">
        <w:r w:rsidRPr="002810D2" w:rsidDel="00B26AA8">
          <w:rPr>
            <w:lang w:val="ru-RU"/>
          </w:rPr>
          <w:delText xml:space="preserve"> (</w:delText>
        </w:r>
        <w:r w:rsidDel="00B26AA8">
          <w:delText>TBD</w:delText>
        </w:r>
        <w:r w:rsidRPr="002810D2" w:rsidDel="00B26AA8">
          <w:rPr>
            <w:lang w:val="ru-RU"/>
          </w:rPr>
          <w:delText>)</w:delText>
        </w:r>
      </w:del>
    </w:p>
    <w:p w14:paraId="1D9E5030" w14:textId="33D20F2A" w:rsidR="00AF0E96" w:rsidRPr="00AF0E96" w:rsidRDefault="00AF0E96" w:rsidP="00B26AA8">
      <w:pPr>
        <w:pStyle w:val="a3"/>
        <w:numPr>
          <w:ilvl w:val="1"/>
          <w:numId w:val="1"/>
        </w:numPr>
        <w:rPr>
          <w:ins w:id="349" w:author="Andrey Lartsev [2]" w:date="2026-03-05T16:31:00Z"/>
          <w:lang w:val="ru-RU"/>
          <w:rPrChange w:id="350" w:author="Andrey Lartsev [2]" w:date="2026-03-05T16:31:00Z">
            <w:rPr>
              <w:ins w:id="351" w:author="Andrey Lartsev [2]" w:date="2026-03-05T16:31:00Z"/>
            </w:rPr>
          </w:rPrChange>
        </w:rPr>
      </w:pPr>
      <w:ins w:id="352" w:author="Andrey Lartsev [2]" w:date="2026-03-05T16:31:00Z">
        <w:r>
          <w:rPr>
            <w:lang w:val="ru-RU"/>
          </w:rPr>
          <w:t>Подразумевается возможность при</w:t>
        </w:r>
      </w:ins>
      <w:ins w:id="353" w:author="Andrey Lartsev [2]" w:date="2026-03-05T16:32:00Z">
        <w:r>
          <w:rPr>
            <w:lang w:val="ru-RU"/>
          </w:rPr>
          <w:t>менения подхода с горячим внедрением</w:t>
        </w:r>
      </w:ins>
      <w:ins w:id="354" w:author="Andrey Lartsev [2]" w:date="2026-03-05T16:33:00Z">
        <w:r w:rsidRPr="00AF0E96">
          <w:rPr>
            <w:lang w:val="ru-RU"/>
            <w:rPrChange w:id="355" w:author="Andrey Lartsev [2]" w:date="2026-03-05T16:33:00Z">
              <w:rPr/>
            </w:rPrChange>
          </w:rPr>
          <w:t xml:space="preserve"> (</w:t>
        </w:r>
        <w:r>
          <w:rPr>
            <w:lang w:val="ru-RU"/>
          </w:rPr>
          <w:t>см выше)</w:t>
        </w:r>
      </w:ins>
    </w:p>
    <w:p w14:paraId="65DB8176" w14:textId="0616F900" w:rsidR="00AF0E96" w:rsidRPr="00AF0E96" w:rsidRDefault="00AF0E96" w:rsidP="00B26AA8">
      <w:pPr>
        <w:pStyle w:val="a3"/>
        <w:numPr>
          <w:ilvl w:val="1"/>
          <w:numId w:val="1"/>
        </w:numPr>
        <w:rPr>
          <w:ins w:id="356" w:author="Andrey Lartsev [2]" w:date="2026-03-05T16:29:00Z"/>
          <w:lang w:val="ru-RU"/>
          <w:rPrChange w:id="357" w:author="Andrey Lartsev [2]" w:date="2026-03-05T16:29:00Z">
            <w:rPr>
              <w:ins w:id="358" w:author="Andrey Lartsev [2]" w:date="2026-03-05T16:29:00Z"/>
            </w:rPr>
          </w:rPrChange>
        </w:rPr>
      </w:pPr>
      <w:ins w:id="359" w:author="Andrey Lartsev [2]" w:date="2026-03-05T16:33:00Z">
        <w:r>
          <w:rPr>
            <w:lang w:val="ru-RU"/>
          </w:rPr>
          <w:t xml:space="preserve">Так же </w:t>
        </w:r>
      </w:ins>
      <w:ins w:id="360" w:author="Andrey Lartsev [2]" w:date="2026-03-05T16:34:00Z">
        <w:r>
          <w:rPr>
            <w:lang w:val="ru-RU"/>
          </w:rPr>
          <w:t>подразумевается,</w:t>
        </w:r>
      </w:ins>
      <w:ins w:id="361" w:author="Andrey Lartsev [2]" w:date="2026-03-05T16:33:00Z">
        <w:r>
          <w:rPr>
            <w:lang w:val="ru-RU"/>
          </w:rPr>
          <w:t xml:space="preserve"> что п</w:t>
        </w:r>
      </w:ins>
      <w:ins w:id="362" w:author="Andrey Lartsev [2]" w:date="2026-03-05T16:29:00Z">
        <w:r>
          <w:rPr>
            <w:lang w:val="ru-RU"/>
          </w:rPr>
          <w:t xml:space="preserve">редварительно </w:t>
        </w:r>
      </w:ins>
      <w:ins w:id="363" w:author="Andrey Lartsev [2]" w:date="2026-03-05T16:31:00Z">
        <w:r>
          <w:rPr>
            <w:lang w:val="ru-RU"/>
          </w:rPr>
          <w:t>все шаги</w:t>
        </w:r>
      </w:ins>
      <w:ins w:id="364" w:author="Andrey Lartsev [2]" w:date="2026-03-05T16:29:00Z">
        <w:r>
          <w:rPr>
            <w:lang w:val="ru-RU"/>
          </w:rPr>
          <w:t xml:space="preserve"> описанные ниже </w:t>
        </w:r>
      </w:ins>
      <w:ins w:id="365" w:author="Andrey Lartsev [2]" w:date="2026-03-05T16:33:00Z">
        <w:r>
          <w:rPr>
            <w:lang w:val="ru-RU"/>
          </w:rPr>
          <w:t xml:space="preserve">проведены </w:t>
        </w:r>
      </w:ins>
      <w:ins w:id="366" w:author="Andrey Lartsev [2]" w:date="2026-03-05T16:29:00Z">
        <w:r>
          <w:rPr>
            <w:lang w:val="ru-RU"/>
          </w:rPr>
          <w:t xml:space="preserve">в </w:t>
        </w:r>
        <w:r>
          <w:t>UAT</w:t>
        </w:r>
        <w:r w:rsidRPr="00AF0E96">
          <w:rPr>
            <w:lang w:val="ru-RU"/>
            <w:rPrChange w:id="367" w:author="Andrey Lartsev [2]" w:date="2026-03-05T16:29:00Z">
              <w:rPr/>
            </w:rPrChange>
          </w:rPr>
          <w:t xml:space="preserve"> </w:t>
        </w:r>
        <w:r>
          <w:rPr>
            <w:lang w:val="ru-RU"/>
          </w:rPr>
          <w:t>окружении</w:t>
        </w:r>
        <w:r w:rsidRPr="00AF0E96">
          <w:rPr>
            <w:lang w:val="ru-RU"/>
            <w:rPrChange w:id="368" w:author="Andrey Lartsev [2]" w:date="2026-03-05T16:29:00Z">
              <w:rPr/>
            </w:rPrChange>
          </w:rPr>
          <w:t xml:space="preserve">, </w:t>
        </w:r>
        <w:r>
          <w:rPr>
            <w:lang w:val="ru-RU"/>
          </w:rPr>
          <w:t xml:space="preserve">а после применения </w:t>
        </w:r>
      </w:ins>
      <w:ins w:id="369" w:author="Andrey Lartsev [2]" w:date="2026-03-05T16:33:00Z">
        <w:r>
          <w:rPr>
            <w:lang w:val="ru-RU"/>
          </w:rPr>
          <w:t>скриптов проведе</w:t>
        </w:r>
      </w:ins>
      <w:ins w:id="370" w:author="Andrey Lartsev [2]" w:date="2026-03-05T16:34:00Z">
        <w:r>
          <w:rPr>
            <w:lang w:val="ru-RU"/>
          </w:rPr>
          <w:t xml:space="preserve">н </w:t>
        </w:r>
      </w:ins>
      <w:proofErr w:type="spellStart"/>
      <w:ins w:id="371" w:author="Andrey Lartsev [2]" w:date="2026-03-05T16:29:00Z">
        <w:r>
          <w:rPr>
            <w:lang w:val="ru-RU"/>
          </w:rPr>
          <w:t>смоук</w:t>
        </w:r>
        <w:proofErr w:type="spellEnd"/>
        <w:r>
          <w:rPr>
            <w:lang w:val="ru-RU"/>
          </w:rPr>
          <w:t xml:space="preserve"> тест системы</w:t>
        </w:r>
        <w:r w:rsidRPr="00AF0E96">
          <w:rPr>
            <w:lang w:val="ru-RU"/>
            <w:rPrChange w:id="372" w:author="Andrey Lartsev [2]" w:date="2026-03-05T16:29:00Z">
              <w:rPr/>
            </w:rPrChange>
          </w:rPr>
          <w:t>;</w:t>
        </w:r>
      </w:ins>
    </w:p>
    <w:p w14:paraId="390E6AE5" w14:textId="6BC7AA41" w:rsidR="00B26AA8" w:rsidRDefault="00B26AA8" w:rsidP="00B26AA8">
      <w:pPr>
        <w:pStyle w:val="a3"/>
        <w:numPr>
          <w:ilvl w:val="1"/>
          <w:numId w:val="1"/>
        </w:numPr>
        <w:rPr>
          <w:ins w:id="373" w:author="Andrey Lartsev [2]" w:date="2026-03-05T16:11:00Z"/>
          <w:lang w:val="ru-RU"/>
        </w:rPr>
      </w:pPr>
      <w:ins w:id="374" w:author="Andrey Lartsev [2]" w:date="2026-03-05T16:11:00Z">
        <w:r>
          <w:rPr>
            <w:lang w:val="ru-RU"/>
          </w:rPr>
          <w:t xml:space="preserve">Получив </w:t>
        </w:r>
      </w:ins>
      <w:ins w:id="375" w:author="Andrey Lartsev [2]" w:date="2026-03-05T16:12:00Z">
        <w:r>
          <w:rPr>
            <w:lang w:val="ru-RU"/>
          </w:rPr>
          <w:t>архив,</w:t>
        </w:r>
      </w:ins>
      <w:ins w:id="376" w:author="Andrey Lartsev [2]" w:date="2026-03-05T16:11:00Z">
        <w:r>
          <w:rPr>
            <w:lang w:val="ru-RU"/>
          </w:rPr>
          <w:t xml:space="preserve"> содержащий скрипты обновления БД выполнить </w:t>
        </w:r>
      </w:ins>
      <w:ins w:id="377" w:author="Andrey Lartsev [2]" w:date="2026-03-05T16:12:00Z">
        <w:r>
          <w:rPr>
            <w:lang w:val="ru-RU"/>
          </w:rPr>
          <w:t>следующие</w:t>
        </w:r>
      </w:ins>
      <w:ins w:id="378" w:author="Andrey Lartsev [2]" w:date="2026-03-05T16:11:00Z">
        <w:r>
          <w:rPr>
            <w:lang w:val="ru-RU"/>
          </w:rPr>
          <w:t xml:space="preserve"> команды</w:t>
        </w:r>
        <w:r w:rsidRPr="00B26AA8">
          <w:rPr>
            <w:lang w:val="ru-RU"/>
            <w:rPrChange w:id="379" w:author="Andrey Lartsev [2]" w:date="2026-03-05T16:11:00Z">
              <w:rPr/>
            </w:rPrChange>
          </w:rPr>
          <w:t>:</w:t>
        </w:r>
      </w:ins>
    </w:p>
    <w:p w14:paraId="2FB93E95" w14:textId="77777777" w:rsidR="00B26AA8" w:rsidRPr="00B26AA8" w:rsidRDefault="00B26AA8" w:rsidP="00B26AA8">
      <w:pPr>
        <w:pStyle w:val="a3"/>
        <w:numPr>
          <w:ilvl w:val="2"/>
          <w:numId w:val="1"/>
        </w:numPr>
        <w:rPr>
          <w:ins w:id="380" w:author="Andrey Lartsev [2]" w:date="2026-03-05T16:13:00Z"/>
          <w:lang w:val="ru-RU"/>
          <w:rPrChange w:id="381" w:author="Andrey Lartsev [2]" w:date="2026-03-05T16:13:00Z">
            <w:rPr>
              <w:ins w:id="382" w:author="Andrey Lartsev [2]" w:date="2026-03-05T16:13:00Z"/>
            </w:rPr>
          </w:rPrChange>
        </w:rPr>
      </w:pPr>
      <w:ins w:id="383" w:author="Andrey Lartsev [2]" w:date="2026-03-05T16:12:00Z">
        <w:r>
          <w:t>tar</w:t>
        </w:r>
        <w:r w:rsidRPr="00B26AA8">
          <w:rPr>
            <w:lang w:val="ru-RU"/>
            <w:rPrChange w:id="384" w:author="Andrey Lartsev [2]" w:date="2026-03-05T16:12:00Z">
              <w:rPr/>
            </w:rPrChange>
          </w:rPr>
          <w:t xml:space="preserve"> </w:t>
        </w:r>
        <w:proofErr w:type="spellStart"/>
        <w:r>
          <w:t>xzvf</w:t>
        </w:r>
        <w:proofErr w:type="spellEnd"/>
        <w:r w:rsidRPr="00B26AA8">
          <w:rPr>
            <w:lang w:val="ru-RU"/>
            <w:rPrChange w:id="385" w:author="Andrey Lartsev [2]" w:date="2026-03-05T16:12:00Z">
              <w:rPr/>
            </w:rPrChange>
          </w:rPr>
          <w:t xml:space="preserve"> </w:t>
        </w:r>
        <w:proofErr w:type="spellStart"/>
        <w:r>
          <w:t>ish</w:t>
        </w:r>
        <w:proofErr w:type="spellEnd"/>
        <w:r w:rsidRPr="00B26AA8">
          <w:rPr>
            <w:lang w:val="ru-RU"/>
            <w:rPrChange w:id="386" w:author="Andrey Lartsev [2]" w:date="2026-03-05T16:12:00Z">
              <w:rPr/>
            </w:rPrChange>
          </w:rPr>
          <w:t>-</w:t>
        </w:r>
        <w:r>
          <w:t>x</w:t>
        </w:r>
        <w:r w:rsidRPr="00B26AA8">
          <w:rPr>
            <w:lang w:val="ru-RU"/>
            <w:rPrChange w:id="387" w:author="Andrey Lartsev [2]" w:date="2026-03-05T16:12:00Z">
              <w:rPr/>
            </w:rPrChange>
          </w:rPr>
          <w:t>.</w:t>
        </w:r>
        <w:r>
          <w:t>y</w:t>
        </w:r>
        <w:r w:rsidRPr="00B26AA8">
          <w:rPr>
            <w:lang w:val="ru-RU"/>
            <w:rPrChange w:id="388" w:author="Andrey Lartsev [2]" w:date="2026-03-05T16:12:00Z">
              <w:rPr/>
            </w:rPrChange>
          </w:rPr>
          <w:t>.</w:t>
        </w:r>
        <w:r>
          <w:t>z</w:t>
        </w:r>
        <w:r w:rsidRPr="00B26AA8">
          <w:rPr>
            <w:lang w:val="ru-RU"/>
            <w:rPrChange w:id="389" w:author="Andrey Lartsev [2]" w:date="2026-03-05T16:12:00Z">
              <w:rPr/>
            </w:rPrChange>
          </w:rPr>
          <w:t>.</w:t>
        </w:r>
      </w:ins>
      <w:ins w:id="390" w:author="Andrey Lartsev [2]" w:date="2026-03-05T16:13:00Z">
        <w:r>
          <w:t>tar</w:t>
        </w:r>
        <w:r w:rsidRPr="00B26AA8">
          <w:rPr>
            <w:lang w:val="ru-RU"/>
            <w:rPrChange w:id="391" w:author="Andrey Lartsev [2]" w:date="2026-03-05T16:13:00Z">
              <w:rPr/>
            </w:rPrChange>
          </w:rPr>
          <w:t>.</w:t>
        </w:r>
        <w:proofErr w:type="spellStart"/>
        <w:r>
          <w:t>gz</w:t>
        </w:r>
        <w:proofErr w:type="spellEnd"/>
      </w:ins>
    </w:p>
    <w:p w14:paraId="71B1964C" w14:textId="77777777" w:rsidR="00B26AA8" w:rsidRPr="00B26AA8" w:rsidRDefault="00B26AA8" w:rsidP="00B26AA8">
      <w:pPr>
        <w:pStyle w:val="a3"/>
        <w:numPr>
          <w:ilvl w:val="2"/>
          <w:numId w:val="1"/>
        </w:numPr>
        <w:rPr>
          <w:ins w:id="392" w:author="Andrey Lartsev [2]" w:date="2026-03-05T16:13:00Z"/>
        </w:rPr>
      </w:pPr>
      <w:ins w:id="393" w:author="Andrey Lartsev [2]" w:date="2026-03-05T16:13:00Z">
        <w:r>
          <w:t xml:space="preserve">cd </w:t>
        </w:r>
        <w:proofErr w:type="spellStart"/>
        <w:r>
          <w:t>ish-x.</w:t>
        </w:r>
        <w:proofErr w:type="gramStart"/>
        <w:r>
          <w:t>y.z</w:t>
        </w:r>
        <w:proofErr w:type="spellEnd"/>
        <w:proofErr w:type="gramEnd"/>
        <w:r>
          <w:t>/schema1</w:t>
        </w:r>
      </w:ins>
    </w:p>
    <w:p w14:paraId="1C73E1BF" w14:textId="63D69499" w:rsidR="00D65FBC" w:rsidRDefault="00D65FBC" w:rsidP="00D65FBC">
      <w:pPr>
        <w:pStyle w:val="a3"/>
        <w:numPr>
          <w:ilvl w:val="2"/>
          <w:numId w:val="1"/>
        </w:numPr>
        <w:rPr>
          <w:ins w:id="394" w:author="Andrey Lartsev [2]" w:date="2026-03-05T16:19:00Z"/>
        </w:rPr>
      </w:pPr>
      <w:ins w:id="395" w:author="Andrey Lartsev [2]" w:date="2026-03-05T16:18:00Z">
        <w:r>
          <w:t>USER_PASSWORD=*** dbmigrat</w:t>
        </w:r>
      </w:ins>
      <w:ins w:id="396" w:author="Andrey Lartsev" w:date="2026-03-31T21:07:00Z">
        <w:r w:rsidR="00A16DDA">
          <w:t>ion</w:t>
        </w:r>
      </w:ins>
      <w:ins w:id="397" w:author="Andrey Lartsev [2]" w:date="2026-03-05T16:18:00Z">
        <w:del w:id="398" w:author="Andrey Lartsev" w:date="2026-03-31T21:07:00Z">
          <w:r w:rsidDel="00A16DDA">
            <w:delText>e</w:delText>
          </w:r>
        </w:del>
        <w:r>
          <w:t>.py</w:t>
        </w:r>
      </w:ins>
      <w:ins w:id="399" w:author="Andrey Lartsev" w:date="2026-03-31T21:08:00Z">
        <w:r w:rsidR="00A16DDA">
          <w:t xml:space="preserve"> verify</w:t>
        </w:r>
      </w:ins>
      <w:ins w:id="400" w:author="Andrey Lartsev [2]" w:date="2026-03-05T16:18:00Z">
        <w:del w:id="401" w:author="Andrey Lartsev" w:date="2026-03-31T21:08:00Z">
          <w:r w:rsidDel="00A16DDA">
            <w:delText xml:space="preserve"> generate-</w:delText>
          </w:r>
        </w:del>
      </w:ins>
      <w:ins w:id="402" w:author="Andrey Lartsev [2]" w:date="2026-03-05T16:25:00Z">
        <w:del w:id="403" w:author="Andrey Lartsev" w:date="2026-03-31T21:08:00Z">
          <w:r w:rsidDel="00A16DDA">
            <w:delText>migration-</w:delText>
          </w:r>
        </w:del>
      </w:ins>
      <w:ins w:id="404" w:author="Andrey Lartsev [2]" w:date="2026-03-05T16:18:00Z">
        <w:del w:id="405" w:author="Andrey Lartsev" w:date="2026-03-31T21:08:00Z">
          <w:r w:rsidDel="00A16DDA">
            <w:delText>script</w:delText>
          </w:r>
        </w:del>
        <w:r>
          <w:t xml:space="preserve"> –host &lt;host&gt; --port &lt;port&gt; --</w:t>
        </w:r>
        <w:proofErr w:type="spellStart"/>
        <w:r>
          <w:t>db</w:t>
        </w:r>
      </w:ins>
      <w:ins w:id="406" w:author="Andrey Lartsev" w:date="2026-03-31T21:08:00Z">
        <w:r w:rsidR="00A16DDA">
          <w:t>name</w:t>
        </w:r>
      </w:ins>
      <w:proofErr w:type="spellEnd"/>
      <w:ins w:id="407" w:author="Andrey Lartsev [2]" w:date="2026-03-05T16:18:00Z">
        <w:r>
          <w:t xml:space="preserve"> &lt;</w:t>
        </w:r>
        <w:proofErr w:type="spellStart"/>
        <w:r>
          <w:t>db</w:t>
        </w:r>
        <w:proofErr w:type="spellEnd"/>
        <w:r>
          <w:t>&gt; --user</w:t>
        </w:r>
        <w:del w:id="408" w:author="Andrey Lartsev" w:date="2026-03-31T21:08:00Z">
          <w:r w:rsidDel="00A16DDA">
            <w:delText>-name</w:delText>
          </w:r>
        </w:del>
        <w:r>
          <w:t xml:space="preserve"> &lt;</w:t>
        </w:r>
        <w:proofErr w:type="spellStart"/>
        <w:r>
          <w:t>user_name</w:t>
        </w:r>
        <w:proofErr w:type="spellEnd"/>
        <w:proofErr w:type="gramStart"/>
        <w:r>
          <w:t xml:space="preserve">&gt; </w:t>
        </w:r>
      </w:ins>
      <w:ins w:id="409" w:author="Andrey Lartsev" w:date="2026-03-31T21:08:00Z">
        <w:r w:rsidR="00A16DDA">
          <w:t xml:space="preserve"> </w:t>
        </w:r>
        <w:r w:rsidR="00A16DDA">
          <w:t>--</w:t>
        </w:r>
        <w:proofErr w:type="gramEnd"/>
        <w:r w:rsidR="00A16DDA">
          <w:t>build-</w:t>
        </w:r>
        <w:proofErr w:type="spellStart"/>
        <w:r w:rsidR="00A16DDA">
          <w:t>sql</w:t>
        </w:r>
        <w:proofErr w:type="spellEnd"/>
        <w:r w:rsidR="00A16DDA">
          <w:t xml:space="preserve">-script </w:t>
        </w:r>
      </w:ins>
      <w:ins w:id="410" w:author="Andrey Lartsev" w:date="2026-03-31T21:09:00Z">
        <w:r w:rsidR="00A16DDA">
          <w:t>./</w:t>
        </w:r>
        <w:r w:rsidR="00A16DDA" w:rsidRPr="00A16DDA">
          <w:t xml:space="preserve"> </w:t>
        </w:r>
        <w:r w:rsidR="00A16DDA">
          <w:t>./</w:t>
        </w:r>
        <w:r w:rsidR="00A16DDA">
          <w:t>schema1_migrate.sql</w:t>
        </w:r>
      </w:ins>
      <w:ins w:id="411" w:author="Andrey Lartsev" w:date="2026-03-31T21:08:00Z">
        <w:r w:rsidR="00A16DDA" w:rsidDel="00A16DDA">
          <w:t xml:space="preserve"> </w:t>
        </w:r>
      </w:ins>
      <w:ins w:id="412" w:author="Andrey Lartsev [2]" w:date="2026-03-05T16:18:00Z">
        <w:del w:id="413" w:author="Andrey Lartsev" w:date="2026-03-31T21:08:00Z">
          <w:r w:rsidDel="00A16DDA">
            <w:delText xml:space="preserve">--schema </w:delText>
          </w:r>
        </w:del>
        <w:del w:id="414" w:author="Andrey Lartsev" w:date="2026-03-31T21:09:00Z">
          <w:r w:rsidDel="00A16DDA">
            <w:delText>&lt;</w:delText>
          </w:r>
        </w:del>
        <w:r>
          <w:t>schema1</w:t>
        </w:r>
        <w:del w:id="415" w:author="Andrey Lartsev" w:date="2026-03-31T21:09:00Z">
          <w:r w:rsidDel="00A16DDA">
            <w:delText>&gt;</w:delText>
          </w:r>
        </w:del>
        <w:r>
          <w:t xml:space="preserve"> </w:t>
        </w:r>
        <w:del w:id="416" w:author="Andrey Lartsev" w:date="2026-03-31T21:08:00Z">
          <w:r w:rsidDel="00A16DDA">
            <w:delText>--ou</w:delText>
          </w:r>
        </w:del>
      </w:ins>
      <w:ins w:id="417" w:author="Andrey Lartsev [2]" w:date="2026-03-05T16:19:00Z">
        <w:del w:id="418" w:author="Andrey Lartsev" w:date="2026-03-31T21:08:00Z">
          <w:r w:rsidDel="00A16DDA">
            <w:delText xml:space="preserve">tput </w:delText>
          </w:r>
        </w:del>
      </w:ins>
      <w:ins w:id="419" w:author="Andrey Lartsev [2]" w:date="2026-03-05T16:24:00Z">
        <w:del w:id="420" w:author="Andrey Lartsev" w:date="2026-03-31T21:09:00Z">
          <w:r w:rsidDel="00A16DDA">
            <w:delText>sc</w:delText>
          </w:r>
        </w:del>
      </w:ins>
      <w:ins w:id="421" w:author="Andrey Lartsev [2]" w:date="2026-03-05T16:25:00Z">
        <w:del w:id="422" w:author="Andrey Lartsev" w:date="2026-03-31T21:09:00Z">
          <w:r w:rsidDel="00A16DDA">
            <w:delText>hema1_</w:delText>
          </w:r>
        </w:del>
      </w:ins>
      <w:ins w:id="423" w:author="Andrey Lartsev [2]" w:date="2026-03-05T16:19:00Z">
        <w:del w:id="424" w:author="Andrey Lartsev" w:date="2026-03-31T21:09:00Z">
          <w:r w:rsidDel="00A16DDA">
            <w:delText>migrate.sql</w:delText>
          </w:r>
        </w:del>
      </w:ins>
    </w:p>
    <w:p w14:paraId="4F96CDCA" w14:textId="0039B3D0" w:rsidR="00D65FBC" w:rsidRPr="00D65FBC" w:rsidRDefault="00D65FBC" w:rsidP="00D65FBC">
      <w:pPr>
        <w:pStyle w:val="a3"/>
        <w:numPr>
          <w:ilvl w:val="1"/>
          <w:numId w:val="1"/>
        </w:numPr>
        <w:rPr>
          <w:ins w:id="425" w:author="Andrey Lartsev [2]" w:date="2026-03-05T16:19:00Z"/>
          <w:lang w:val="ru-RU"/>
          <w:rPrChange w:id="426" w:author="Andrey Lartsev [2]" w:date="2026-03-05T16:19:00Z">
            <w:rPr>
              <w:ins w:id="427" w:author="Andrey Lartsev [2]" w:date="2026-03-05T16:19:00Z"/>
            </w:rPr>
          </w:rPrChange>
        </w:rPr>
      </w:pPr>
      <w:ins w:id="428" w:author="Andrey Lartsev [2]" w:date="2026-03-05T16:19:00Z">
        <w:r>
          <w:rPr>
            <w:lang w:val="ru-RU"/>
          </w:rPr>
          <w:t xml:space="preserve">Провести </w:t>
        </w:r>
        <w:proofErr w:type="spellStart"/>
        <w:r>
          <w:rPr>
            <w:lang w:val="ru-RU"/>
          </w:rPr>
          <w:t>ревью</w:t>
        </w:r>
        <w:proofErr w:type="spellEnd"/>
        <w:r>
          <w:rPr>
            <w:lang w:val="ru-RU"/>
          </w:rPr>
          <w:t xml:space="preserve"> получившегося файла </w:t>
        </w:r>
      </w:ins>
      <w:ins w:id="429" w:author="Andrey Lartsev [2]" w:date="2026-03-05T16:28:00Z">
        <w:r w:rsidR="00AF0E96">
          <w:t>schema</w:t>
        </w:r>
        <w:r w:rsidR="00AF0E96" w:rsidRPr="00AF0E96">
          <w:rPr>
            <w:lang w:val="ru-RU"/>
            <w:rPrChange w:id="430" w:author="Andrey Lartsev [2]" w:date="2026-03-05T16:28:00Z">
              <w:rPr/>
            </w:rPrChange>
          </w:rPr>
          <w:t>1_</w:t>
        </w:r>
      </w:ins>
      <w:ins w:id="431" w:author="Andrey Lartsev [2]" w:date="2026-03-05T16:20:00Z">
        <w:r>
          <w:t>migrate</w:t>
        </w:r>
        <w:r w:rsidRPr="00D65FBC">
          <w:rPr>
            <w:lang w:val="ru-RU"/>
            <w:rPrChange w:id="432" w:author="Andrey Lartsev [2]" w:date="2026-03-05T16:20:00Z">
              <w:rPr/>
            </w:rPrChange>
          </w:rPr>
          <w:t>.</w:t>
        </w:r>
        <w:proofErr w:type="spellStart"/>
        <w:r>
          <w:t>sql</w:t>
        </w:r>
      </w:ins>
      <w:proofErr w:type="spellEnd"/>
      <w:ins w:id="433" w:author="Andrey Lartsev [2]" w:date="2026-03-05T16:28:00Z">
        <w:r w:rsidR="00AF0E96" w:rsidRPr="00AF0E96">
          <w:rPr>
            <w:lang w:val="ru-RU"/>
            <w:rPrChange w:id="434" w:author="Andrey Lartsev [2]" w:date="2026-03-05T16:28:00Z">
              <w:rPr/>
            </w:rPrChange>
          </w:rPr>
          <w:t xml:space="preserve">, </w:t>
        </w:r>
        <w:del w:id="435" w:author="Andrey Lartsev" w:date="2026-03-31T21:19:00Z">
          <w:r w:rsidR="00AF0E96" w:rsidDel="00FD046D">
            <w:rPr>
              <w:lang w:val="ru-RU"/>
            </w:rPr>
            <w:delText>убедится</w:delText>
          </w:r>
        </w:del>
      </w:ins>
      <w:ins w:id="436" w:author="Andrey Lartsev" w:date="2026-03-31T21:19:00Z">
        <w:r w:rsidR="00FD046D">
          <w:rPr>
            <w:lang w:val="ru-RU"/>
          </w:rPr>
          <w:t>убедится,</w:t>
        </w:r>
      </w:ins>
      <w:ins w:id="437" w:author="Andrey Lartsev [2]" w:date="2026-03-05T16:28:00Z">
        <w:r w:rsidR="00AF0E96">
          <w:rPr>
            <w:lang w:val="ru-RU"/>
          </w:rPr>
          <w:t xml:space="preserve"> что в нем нет ломающих текущий функционал изменений и его можно выполнять на промышленном ок</w:t>
        </w:r>
      </w:ins>
      <w:ins w:id="438" w:author="Andrey Lartsev [2]" w:date="2026-03-05T16:29:00Z">
        <w:r w:rsidR="00AF0E96">
          <w:rPr>
            <w:lang w:val="ru-RU"/>
          </w:rPr>
          <w:t>ружении</w:t>
        </w:r>
        <w:r w:rsidR="00AF0E96" w:rsidRPr="00AF0E96">
          <w:rPr>
            <w:lang w:val="ru-RU"/>
            <w:rPrChange w:id="439" w:author="Andrey Lartsev [2]" w:date="2026-03-05T16:29:00Z">
              <w:rPr/>
            </w:rPrChange>
          </w:rPr>
          <w:t>:</w:t>
        </w:r>
      </w:ins>
    </w:p>
    <w:p w14:paraId="00C265DD" w14:textId="6717D091" w:rsidR="00D65FBC" w:rsidRPr="00D65FBC" w:rsidRDefault="00D65FBC" w:rsidP="00D65FBC">
      <w:pPr>
        <w:pStyle w:val="a3"/>
        <w:numPr>
          <w:ilvl w:val="1"/>
          <w:numId w:val="1"/>
        </w:numPr>
        <w:rPr>
          <w:ins w:id="440" w:author="Andrey Lartsev [2]" w:date="2026-03-05T16:20:00Z"/>
          <w:lang w:val="ru-RU"/>
          <w:rPrChange w:id="441" w:author="Andrey Lartsev [2]" w:date="2026-03-05T16:20:00Z">
            <w:rPr>
              <w:ins w:id="442" w:author="Andrey Lartsev [2]" w:date="2026-03-05T16:20:00Z"/>
            </w:rPr>
          </w:rPrChange>
        </w:rPr>
      </w:pPr>
      <w:ins w:id="443" w:author="Andrey Lartsev [2]" w:date="2026-03-05T16:19:00Z">
        <w:r>
          <w:rPr>
            <w:lang w:val="ru-RU"/>
          </w:rPr>
          <w:t xml:space="preserve">Применить </w:t>
        </w:r>
      </w:ins>
      <w:ins w:id="444" w:author="Andrey Lartsev [2]" w:date="2026-03-05T16:20:00Z">
        <w:r>
          <w:rPr>
            <w:lang w:val="ru-RU"/>
          </w:rPr>
          <w:t xml:space="preserve">файл в окружении с помощью утилиты </w:t>
        </w:r>
        <w:proofErr w:type="spellStart"/>
        <w:r>
          <w:t>psql</w:t>
        </w:r>
        <w:proofErr w:type="spellEnd"/>
      </w:ins>
    </w:p>
    <w:p w14:paraId="085BDD62" w14:textId="3372C2BA" w:rsidR="00D65FBC" w:rsidRDefault="00D65FBC" w:rsidP="00D65FBC">
      <w:pPr>
        <w:pStyle w:val="a3"/>
        <w:numPr>
          <w:ilvl w:val="2"/>
          <w:numId w:val="1"/>
        </w:numPr>
        <w:rPr>
          <w:ins w:id="445" w:author="Andrey Lartsev [2]" w:date="2026-03-05T16:25:00Z"/>
        </w:rPr>
      </w:pPr>
      <w:ins w:id="446" w:author="Andrey Lartsev [2]" w:date="2026-03-05T16:24:00Z">
        <w:r w:rsidRPr="00D65FBC">
          <w:t>PGPASSWORD=</w:t>
        </w:r>
      </w:ins>
      <w:ins w:id="447" w:author="Andrey Lartsev [2]" w:date="2026-03-05T16:26:00Z">
        <w:r>
          <w:t>***</w:t>
        </w:r>
      </w:ins>
      <w:ins w:id="448" w:author="Andrey Lartsev [2]" w:date="2026-03-05T16:24:00Z">
        <w:r w:rsidRPr="00D65FBC">
          <w:t xml:space="preserve"> </w:t>
        </w:r>
        <w:proofErr w:type="spellStart"/>
        <w:r w:rsidRPr="00D65FBC">
          <w:t>psql</w:t>
        </w:r>
        <w:proofErr w:type="spellEnd"/>
        <w:r w:rsidRPr="00D65FBC">
          <w:t xml:space="preserve"> -h &lt;host&gt; -p &lt;port&gt; -U &lt;user&gt; -d &lt;database&gt; -v </w:t>
        </w:r>
        <w:proofErr w:type="spellStart"/>
        <w:r w:rsidRPr="00D65FBC">
          <w:t>schema_name</w:t>
        </w:r>
        <w:proofErr w:type="spellEnd"/>
        <w:r w:rsidRPr="00D65FBC">
          <w:t>=&lt;schema</w:t>
        </w:r>
      </w:ins>
      <w:ins w:id="449" w:author="Andrey Lartsev [2]" w:date="2026-03-05T16:26:00Z">
        <w:r>
          <w:t>1</w:t>
        </w:r>
      </w:ins>
      <w:ins w:id="450" w:author="Andrey Lartsev [2]" w:date="2026-03-05T16:24:00Z">
        <w:r w:rsidRPr="00D65FBC">
          <w:t>&gt; -f "</w:t>
        </w:r>
      </w:ins>
      <w:ins w:id="451" w:author="Andrey Lartsev [2]" w:date="2026-03-05T16:25:00Z">
        <w:r>
          <w:t>schema1_</w:t>
        </w:r>
      </w:ins>
      <w:ins w:id="452" w:author="Andrey Lartsev [2]" w:date="2026-03-05T16:24:00Z">
        <w:r w:rsidRPr="00D65FBC">
          <w:t>migrate.sql"</w:t>
        </w:r>
      </w:ins>
    </w:p>
    <w:p w14:paraId="4BA3F071" w14:textId="6595CE49" w:rsidR="00D65FBC" w:rsidRDefault="00D65FBC">
      <w:pPr>
        <w:pStyle w:val="a3"/>
        <w:numPr>
          <w:ilvl w:val="1"/>
          <w:numId w:val="1"/>
        </w:numPr>
        <w:rPr>
          <w:ins w:id="453" w:author="Andrey Lartsev [2]" w:date="2026-03-05T16:24:00Z"/>
        </w:rPr>
        <w:pPrChange w:id="454" w:author="Andrey Lartsev [2]" w:date="2026-03-05T16:26:00Z">
          <w:pPr>
            <w:pStyle w:val="a3"/>
            <w:numPr>
              <w:ilvl w:val="2"/>
              <w:numId w:val="1"/>
            </w:numPr>
            <w:tabs>
              <w:tab w:val="num" w:pos="2160"/>
            </w:tabs>
            <w:ind w:left="2160" w:hanging="360"/>
          </w:pPr>
        </w:pPrChange>
      </w:pPr>
      <w:ins w:id="455" w:author="Andrey Lartsev [2]" w:date="2026-03-05T16:26:00Z">
        <w:r>
          <w:rPr>
            <w:lang w:val="ru-RU"/>
          </w:rPr>
          <w:t>Повторить для каждой схемы</w:t>
        </w:r>
        <w:r>
          <w:t>;</w:t>
        </w:r>
      </w:ins>
    </w:p>
    <w:p w14:paraId="33B180CD" w14:textId="5E1D612B" w:rsidR="00B26AA8" w:rsidRPr="00B26AA8" w:rsidDel="00D65FBC" w:rsidRDefault="00992CF7">
      <w:pPr>
        <w:pStyle w:val="a3"/>
        <w:numPr>
          <w:ilvl w:val="2"/>
          <w:numId w:val="1"/>
        </w:numPr>
        <w:rPr>
          <w:del w:id="456" w:author="Andrey Lartsev [2]" w:date="2026-03-05T16:18:00Z"/>
          <w:rPrChange w:id="457" w:author="Andrey Lartsev [2]" w:date="2026-03-05T16:13:00Z">
            <w:rPr>
              <w:del w:id="458" w:author="Andrey Lartsev [2]" w:date="2026-03-05T16:18:00Z"/>
              <w:lang w:val="ru-RU"/>
            </w:rPr>
          </w:rPrChange>
        </w:rPr>
        <w:pPrChange w:id="459" w:author="Andrey Lartsev [2]" w:date="2026-03-05T16:12:00Z">
          <w:pPr>
            <w:pStyle w:val="a3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460" w:author="Andrey Lartsev [2]" w:date="2026-03-05T17:19:00Z">
        <w:r>
          <w:rPr>
            <w:lang w:val="ru-RU"/>
          </w:rPr>
          <w:lastRenderedPageBreak/>
          <w:t xml:space="preserve">Порядок выпуска и </w:t>
        </w:r>
      </w:ins>
    </w:p>
    <w:p w14:paraId="6115A59B" w14:textId="3AB5421F" w:rsidR="007D27BC" w:rsidRPr="00BF5485" w:rsidRDefault="007D27BC" w:rsidP="00992CF7">
      <w:pPr>
        <w:pStyle w:val="a3"/>
        <w:numPr>
          <w:ilvl w:val="0"/>
          <w:numId w:val="1"/>
        </w:numPr>
        <w:rPr>
          <w:ins w:id="461" w:author="Andrey Lartsev [2]" w:date="2026-03-05T17:18:00Z"/>
          <w:lang w:val="ru-RU"/>
          <w:rPrChange w:id="462" w:author="Andrey Lartsev [2]" w:date="2026-03-05T17:18:00Z">
            <w:rPr>
              <w:ins w:id="463" w:author="Andrey Lartsev [2]" w:date="2026-03-05T17:18:00Z"/>
            </w:rPr>
          </w:rPrChange>
        </w:rPr>
      </w:pPr>
      <w:del w:id="464" w:author="Andrey Lartsev [2]" w:date="2026-03-05T17:19:00Z">
        <w:r w:rsidRPr="002810D2" w:rsidDel="00992CF7">
          <w:rPr>
            <w:lang w:val="ru-RU"/>
          </w:rPr>
          <w:delText>П</w:delText>
        </w:r>
      </w:del>
      <w:ins w:id="465" w:author="Andrey Lartsev [2]" w:date="2026-03-05T17:19:00Z">
        <w:r w:rsidR="00992CF7">
          <w:rPr>
            <w:lang w:val="ru-RU"/>
          </w:rPr>
          <w:t>п</w:t>
        </w:r>
      </w:ins>
      <w:del w:id="466" w:author="Andrey Lartsev [2]" w:date="2026-03-05T16:27:00Z">
        <w:r w:rsidRPr="002810D2" w:rsidDel="00D65FBC">
          <w:rPr>
            <w:lang w:val="ru-RU"/>
          </w:rPr>
          <w:delText>орядок п</w:delText>
        </w:r>
      </w:del>
      <w:r w:rsidRPr="002810D2">
        <w:rPr>
          <w:lang w:val="ru-RU"/>
        </w:rPr>
        <w:t>рименени</w:t>
      </w:r>
      <w:ins w:id="467" w:author="Andrey Lartsev [2]" w:date="2026-03-05T16:27:00Z">
        <w:r w:rsidR="00D65FBC">
          <w:rPr>
            <w:lang w:val="ru-RU"/>
          </w:rPr>
          <w:t>е</w:t>
        </w:r>
      </w:ins>
      <w:del w:id="468" w:author="Andrey Lartsev [2]" w:date="2026-03-05T16:27:00Z">
        <w:r w:rsidRPr="002810D2" w:rsidDel="00D65FBC">
          <w:rPr>
            <w:lang w:val="ru-RU"/>
          </w:rPr>
          <w:delText>я</w:delText>
        </w:r>
      </w:del>
      <w:r w:rsidRPr="002810D2">
        <w:rPr>
          <w:lang w:val="ru-RU"/>
        </w:rPr>
        <w:t xml:space="preserve"> </w:t>
      </w:r>
      <w:proofErr w:type="spellStart"/>
      <w:r w:rsidRPr="002810D2">
        <w:rPr>
          <w:lang w:val="ru-RU"/>
        </w:rPr>
        <w:t>хотфиксов</w:t>
      </w:r>
      <w:proofErr w:type="spellEnd"/>
      <w:ins w:id="469" w:author="Andrey Lartsev [2]" w:date="2026-03-05T17:19:00Z">
        <w:r w:rsidR="00992CF7">
          <w:rPr>
            <w:lang w:val="ru-RU"/>
          </w:rPr>
          <w:t xml:space="preserve"> в БД с предыдущи</w:t>
        </w:r>
      </w:ins>
      <w:ins w:id="470" w:author="Andrey Lartsev [2]" w:date="2026-03-05T17:20:00Z">
        <w:r w:rsidR="00992CF7">
          <w:rPr>
            <w:lang w:val="ru-RU"/>
          </w:rPr>
          <w:t>ми</w:t>
        </w:r>
      </w:ins>
      <w:ins w:id="471" w:author="Andrey Lartsev [2]" w:date="2026-03-05T17:19:00Z">
        <w:r w:rsidR="00992CF7">
          <w:rPr>
            <w:lang w:val="ru-RU"/>
          </w:rPr>
          <w:t xml:space="preserve"> версия</w:t>
        </w:r>
      </w:ins>
      <w:ins w:id="472" w:author="Andrey Lartsev [2]" w:date="2026-03-05T17:20:00Z">
        <w:r w:rsidR="00992CF7">
          <w:rPr>
            <w:lang w:val="ru-RU"/>
          </w:rPr>
          <w:t>ми схем</w:t>
        </w:r>
      </w:ins>
      <w:ins w:id="473" w:author="Andrey Lartsev [2]" w:date="2026-03-05T17:19:00Z">
        <w:r w:rsidR="00992CF7">
          <w:rPr>
            <w:lang w:val="ru-RU"/>
          </w:rPr>
          <w:t xml:space="preserve"> </w:t>
        </w:r>
      </w:ins>
      <w:del w:id="474" w:author="Andrey Lartsev [2]" w:date="2026-03-05T17:19:00Z">
        <w:r w:rsidRPr="002810D2" w:rsidDel="00992CF7">
          <w:rPr>
            <w:lang w:val="ru-RU"/>
          </w:rPr>
          <w:delText xml:space="preserve"> в промышленном окружении</w:delText>
        </w:r>
      </w:del>
      <w:ins w:id="475" w:author="Andrey Lartsev [2]" w:date="2026-03-05T16:27:00Z">
        <w:r w:rsidR="00D65FBC" w:rsidRPr="00D65FBC">
          <w:rPr>
            <w:lang w:val="ru-RU"/>
            <w:rPrChange w:id="476" w:author="Andrey Lartsev [2]" w:date="2026-03-05T16:27:00Z">
              <w:rPr/>
            </w:rPrChange>
          </w:rPr>
          <w:t>:</w:t>
        </w:r>
      </w:ins>
      <w:ins w:id="477" w:author="Andrey Lartsev [2]" w:date="2026-03-05T16:51:00Z">
        <w:r w:rsidR="005568A2">
          <w:rPr>
            <w:lang w:val="ru-RU"/>
          </w:rPr>
          <w:t xml:space="preserve"> </w:t>
        </w:r>
      </w:ins>
      <w:del w:id="478" w:author="Andrey Lartsev [2]" w:date="2026-03-05T16:27:00Z">
        <w:r w:rsidRPr="002810D2" w:rsidDel="00D65FBC">
          <w:rPr>
            <w:lang w:val="ru-RU"/>
          </w:rPr>
          <w:delText xml:space="preserve"> (</w:delText>
        </w:r>
        <w:r w:rsidDel="00D65FBC">
          <w:delText>TBD</w:delText>
        </w:r>
        <w:r w:rsidRPr="002810D2" w:rsidDel="00D65FBC">
          <w:rPr>
            <w:lang w:val="ru-RU"/>
          </w:rPr>
          <w:delText>)</w:delText>
        </w:r>
      </w:del>
    </w:p>
    <w:p w14:paraId="4A0C9C6E" w14:textId="16B2596D" w:rsidR="00BF5485" w:rsidRPr="00D65FBC" w:rsidRDefault="00BF5485">
      <w:pPr>
        <w:pStyle w:val="a3"/>
        <w:rPr>
          <w:ins w:id="479" w:author="Andrey Lartsev [2]" w:date="2026-03-05T16:27:00Z"/>
          <w:lang w:val="ru-RU"/>
          <w:rPrChange w:id="480" w:author="Andrey Lartsev [2]" w:date="2026-03-05T16:27:00Z">
            <w:rPr>
              <w:ins w:id="481" w:author="Andrey Lartsev [2]" w:date="2026-03-05T16:27:00Z"/>
            </w:rPr>
          </w:rPrChange>
        </w:rPr>
        <w:pPrChange w:id="482" w:author="Andrey Lartsev [2]" w:date="2026-03-05T17:18:00Z">
          <w:pPr>
            <w:pStyle w:val="a3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</w:p>
    <w:p w14:paraId="0372C8BA" w14:textId="0F330A2E" w:rsidR="00D65FBC" w:rsidRPr="00BF5485" w:rsidDel="005568A2" w:rsidRDefault="00BF5485">
      <w:pPr>
        <w:pStyle w:val="ad"/>
        <w:numPr>
          <w:ilvl w:val="0"/>
          <w:numId w:val="1"/>
        </w:numPr>
        <w:rPr>
          <w:del w:id="483" w:author="Andrey Lartsev [2]" w:date="2026-03-05T16:51:00Z"/>
          <w:lang w:val="ru-RU"/>
        </w:rPr>
        <w:pPrChange w:id="484" w:author="Andrey Lartsev [2]" w:date="2026-03-05T16:27:00Z">
          <w:pPr>
            <w:pStyle w:val="a3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485" w:author="Andrey Lartsev [2]" w:date="2026-03-05T17:18:00Z">
        <w:r w:rsidRPr="00BF5485">
          <w:rPr>
            <w:noProof/>
            <w:lang w:val="ru-RU"/>
          </w:rPr>
          <w:drawing>
            <wp:inline distT="0" distB="0" distL="0" distR="0" wp14:anchorId="341A461A" wp14:editId="5E9E51D0">
              <wp:extent cx="5940425" cy="6258560"/>
              <wp:effectExtent l="0" t="0" r="3175" b="2540"/>
              <wp:docPr id="1834949334" name="Picture 1" descr="A diagram of a diagram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34949334" name="Picture 1" descr="A diagram of a diagram&#10;&#10;Description automatically generated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62585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B8919A1" w14:textId="77EF5099" w:rsidR="00715E73" w:rsidDel="00BF5485" w:rsidRDefault="00715E73" w:rsidP="00BF5485">
      <w:pPr>
        <w:pStyle w:val="ad"/>
        <w:rPr>
          <w:del w:id="486" w:author="Andrey Lartsev [2]" w:date="2026-03-05T17:13:00Z"/>
          <w:lang w:val="ru-RU"/>
        </w:rPr>
      </w:pPr>
      <w:del w:id="487" w:author="Andrey Lartsev [2]" w:date="2026-03-05T17:13:00Z">
        <w:r w:rsidDel="00BF5485">
          <w:rPr>
            <w:lang w:val="ru-RU"/>
          </w:rPr>
          <w:delText xml:space="preserve">Порядок получения </w:delText>
        </w:r>
        <w:r w:rsidDel="00BF5485">
          <w:delText>baseline</w:delText>
        </w:r>
        <w:r w:rsidRPr="00715E73" w:rsidDel="00BF5485">
          <w:rPr>
            <w:lang w:val="ru-RU"/>
          </w:rPr>
          <w:delText xml:space="preserve"> </w:delText>
        </w:r>
        <w:r w:rsidR="00B94DB9" w:rsidDel="00BF5485">
          <w:rPr>
            <w:lang w:val="ru-RU"/>
          </w:rPr>
          <w:delText xml:space="preserve">скриптов </w:delText>
        </w:r>
        <w:r w:rsidDel="00BF5485">
          <w:rPr>
            <w:lang w:val="ru-RU"/>
          </w:rPr>
          <w:delText xml:space="preserve">из промышленного окружения </w:delText>
        </w:r>
        <w:r w:rsidRPr="00715E73" w:rsidDel="00BF5485">
          <w:rPr>
            <w:lang w:val="ru-RU"/>
          </w:rPr>
          <w:delText>(</w:delText>
        </w:r>
        <w:r w:rsidDel="00BF5485">
          <w:delText>TBD</w:delText>
        </w:r>
        <w:r w:rsidRPr="00715E73" w:rsidDel="00BF5485">
          <w:rPr>
            <w:lang w:val="ru-RU"/>
          </w:rPr>
          <w:delText>)</w:delText>
        </w:r>
      </w:del>
    </w:p>
    <w:p w14:paraId="71B9C149" w14:textId="56336FFE" w:rsidR="00DF6AC0" w:rsidRPr="002810D2" w:rsidDel="00BF5485" w:rsidRDefault="00DF6AC0" w:rsidP="00BF5485">
      <w:pPr>
        <w:pStyle w:val="ad"/>
        <w:rPr>
          <w:del w:id="488" w:author="Andrey Lartsev [2]" w:date="2026-03-05T17:13:00Z"/>
          <w:lang w:val="ru-RU"/>
        </w:rPr>
      </w:pPr>
      <w:del w:id="489" w:author="Andrey Lartsev [2]" w:date="2026-03-05T17:13:00Z">
        <w:r w:rsidDel="00BF5485">
          <w:delText>(TBD)</w:delText>
        </w:r>
      </w:del>
    </w:p>
    <w:p w14:paraId="54A90E9C" w14:textId="0E5C3A7E" w:rsidR="007D27BC" w:rsidRPr="007D27BC" w:rsidDel="00BF5485" w:rsidRDefault="007D27BC" w:rsidP="00BF5485">
      <w:pPr>
        <w:pStyle w:val="ad"/>
        <w:rPr>
          <w:del w:id="490" w:author="Andrey Lartsev [2]" w:date="2026-03-05T17:13:00Z"/>
          <w:lang w:val="ru-RU"/>
        </w:rPr>
      </w:pPr>
    </w:p>
    <w:p w14:paraId="2CA44808" w14:textId="77777777" w:rsidR="00943E6F" w:rsidRPr="007D27BC" w:rsidRDefault="00943E6F" w:rsidP="00BF5485">
      <w:pPr>
        <w:pStyle w:val="ad"/>
        <w:rPr>
          <w:lang w:val="ru-RU"/>
        </w:rPr>
      </w:pPr>
    </w:p>
    <w:sectPr w:rsidR="00943E6F" w:rsidRPr="007D27BC" w:rsidSect="005C7B9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0" w:author="Семенов Василий Александрович" w:date="2026-03-04T12:29:00Z" w:initials="СВА">
    <w:p w14:paraId="36AA087B" w14:textId="5C299A6C" w:rsidR="00EA1E24" w:rsidRPr="00EA1E24" w:rsidRDefault="00EA1E24">
      <w:pPr>
        <w:pStyle w:val="a9"/>
        <w:rPr>
          <w:lang w:val="ru-RU"/>
        </w:rPr>
      </w:pPr>
      <w:r>
        <w:rPr>
          <w:rStyle w:val="a8"/>
        </w:rPr>
        <w:annotationRef/>
      </w:r>
      <w:r>
        <w:rPr>
          <w:rStyle w:val="a8"/>
          <w:lang w:val="ru-RU"/>
        </w:rPr>
        <w:t>р</w:t>
      </w:r>
      <w:r>
        <w:rPr>
          <w:lang w:val="ru-RU"/>
        </w:rPr>
        <w:t xml:space="preserve">азделяем только </w:t>
      </w:r>
      <w:r>
        <w:t>esbdbjournal</w:t>
      </w:r>
      <w:r>
        <w:rPr>
          <w:lang w:val="ru-RU"/>
        </w:rPr>
        <w:t xml:space="preserve">. В рамках Регистронезависимости меняем </w:t>
      </w:r>
      <w:r>
        <w:t>DDL</w:t>
      </w:r>
      <w:r>
        <w:rPr>
          <w:lang w:val="ru-RU"/>
        </w:rPr>
        <w:t xml:space="preserve"> этой таблицы. Так что поддерживать нужно, да.</w:t>
      </w:r>
    </w:p>
  </w:comment>
  <w:comment w:id="36" w:author="Семенов Василий Александрович" w:date="2026-03-04T12:32:00Z" w:initials="СВА">
    <w:p w14:paraId="431619A5" w14:textId="23AA3106" w:rsidR="00EA1E24" w:rsidRPr="00EA1E24" w:rsidRDefault="00EA1E24">
      <w:pPr>
        <w:pStyle w:val="a9"/>
        <w:rPr>
          <w:lang w:val="ru-RU"/>
        </w:rPr>
      </w:pPr>
      <w:r>
        <w:rPr>
          <w:rStyle w:val="a8"/>
        </w:rPr>
        <w:annotationRef/>
      </w:r>
      <w:r>
        <w:rPr>
          <w:lang w:val="ru-RU"/>
        </w:rPr>
        <w:t xml:space="preserve">Не только последние. Как я понял, есть желание откатываться к нужной версии. Причём, и </w:t>
      </w:r>
      <w:r>
        <w:t>DDL</w:t>
      </w:r>
      <w:r>
        <w:rPr>
          <w:lang w:val="ru-RU"/>
        </w:rPr>
        <w:t xml:space="preserve">, и </w:t>
      </w:r>
      <w:r>
        <w:t>DML</w:t>
      </w:r>
      <w:r>
        <w:rPr>
          <w:lang w:val="ru-RU"/>
        </w:rPr>
        <w:t>.</w:t>
      </w:r>
    </w:p>
  </w:comment>
  <w:comment w:id="37" w:author="Andrey Lartsev" w:date="2026-03-04T11:55:00Z" w:initials="AL">
    <w:p w14:paraId="372250C3" w14:textId="6FDB45D5" w:rsidR="00B82C88" w:rsidRPr="008051AB" w:rsidRDefault="00B82C88">
      <w:pPr>
        <w:pStyle w:val="a9"/>
        <w:rPr>
          <w:lang w:val="ru-RU"/>
        </w:rPr>
      </w:pPr>
      <w:r>
        <w:rPr>
          <w:rStyle w:val="a8"/>
        </w:rPr>
        <w:annotationRef/>
      </w:r>
      <w:r>
        <w:rPr>
          <w:lang w:val="ru-RU"/>
        </w:rPr>
        <w:t>У кого есть такое желание</w:t>
      </w:r>
      <w:r w:rsidRPr="00B82C88">
        <w:rPr>
          <w:lang w:val="ru-RU"/>
        </w:rPr>
        <w:t xml:space="preserve">? </w:t>
      </w:r>
      <w:r w:rsidR="004F4200">
        <w:rPr>
          <w:lang w:val="ru-RU"/>
        </w:rPr>
        <w:t>Пром никогда не будут откатывать на несколько версий назад</w:t>
      </w:r>
      <w:r w:rsidR="004F4200" w:rsidRPr="004F4200">
        <w:rPr>
          <w:lang w:val="ru-RU"/>
        </w:rPr>
        <w:t>.</w:t>
      </w:r>
      <w:r w:rsidR="00047819" w:rsidRPr="00047819">
        <w:rPr>
          <w:lang w:val="ru-RU"/>
        </w:rPr>
        <w:t xml:space="preserve"> </w:t>
      </w:r>
      <w:r w:rsidR="00047819">
        <w:rPr>
          <w:lang w:val="ru-RU"/>
        </w:rPr>
        <w:t>В тестовом окружении проще создать бэкап перед применением скриптов</w:t>
      </w:r>
      <w:r w:rsidR="00047819" w:rsidRPr="008051AB">
        <w:rPr>
          <w:lang w:val="ru-RU"/>
        </w:rPr>
        <w:t>;</w:t>
      </w:r>
      <w:r w:rsidR="008051AB" w:rsidRPr="008051AB">
        <w:rPr>
          <w:lang w:val="ru-RU"/>
        </w:rPr>
        <w:t xml:space="preserve"> </w:t>
      </w:r>
      <w:r w:rsidR="008051AB">
        <w:t>Rollback</w:t>
      </w:r>
      <w:r w:rsidR="00904394">
        <w:rPr>
          <w:lang w:val="ru-RU"/>
        </w:rPr>
        <w:t xml:space="preserve"> (хотя его и можно реализовать)</w:t>
      </w:r>
      <w:r w:rsidR="008051AB" w:rsidRPr="008051AB">
        <w:rPr>
          <w:lang w:val="ru-RU"/>
        </w:rPr>
        <w:t xml:space="preserve"> </w:t>
      </w:r>
      <w:r w:rsidR="008051AB">
        <w:rPr>
          <w:lang w:val="ru-RU"/>
        </w:rPr>
        <w:t>- ненужная фича, которую трудно тестировать и трудно поддерживать</w:t>
      </w:r>
      <w:r w:rsidR="008051AB" w:rsidRPr="008051AB">
        <w:rPr>
          <w:lang w:val="ru-RU"/>
        </w:rPr>
        <w:t>;</w:t>
      </w:r>
    </w:p>
  </w:comment>
  <w:comment w:id="38" w:author="Семенов Василий Александрович" w:date="2026-03-04T12:33:00Z" w:initials="СВА">
    <w:p w14:paraId="532789A5" w14:textId="5D58C640" w:rsidR="00EA1E24" w:rsidRPr="00EA1E24" w:rsidRDefault="00EA1E24">
      <w:pPr>
        <w:pStyle w:val="a9"/>
        <w:rPr>
          <w:lang w:val="ru-RU"/>
        </w:rPr>
      </w:pPr>
      <w:r>
        <w:rPr>
          <w:rStyle w:val="a8"/>
        </w:rPr>
        <w:annotationRef/>
      </w:r>
      <w:r>
        <w:rPr>
          <w:lang w:val="ru-RU"/>
        </w:rPr>
        <w:t xml:space="preserve">Если это т.н. </w:t>
      </w:r>
      <w:r>
        <w:t>DRY</w:t>
      </w:r>
      <w:r w:rsidRPr="00EA1E24">
        <w:rPr>
          <w:lang w:val="ru-RU"/>
        </w:rPr>
        <w:t xml:space="preserve"> </w:t>
      </w:r>
      <w:r>
        <w:t>RUN</w:t>
      </w:r>
      <w:r>
        <w:rPr>
          <w:lang w:val="ru-RU"/>
        </w:rPr>
        <w:t>, то отлично!</w:t>
      </w:r>
    </w:p>
  </w:comment>
  <w:comment w:id="39" w:author="Andrey Lartsev [2]" w:date="2026-03-05T17:22:00Z" w:initials="AL">
    <w:p w14:paraId="2E948A37" w14:textId="77777777" w:rsidR="00A072E1" w:rsidRPr="00A16DDA" w:rsidRDefault="00A072E1" w:rsidP="00A072E1">
      <w:pPr>
        <w:rPr>
          <w:lang w:val="ru-RU"/>
        </w:rPr>
      </w:pPr>
      <w:r>
        <w:rPr>
          <w:rStyle w:val="a8"/>
        </w:rPr>
        <w:annotationRef/>
      </w:r>
      <w:r w:rsidRPr="00A16DDA">
        <w:rPr>
          <w:color w:val="000000"/>
          <w:sz w:val="20"/>
          <w:szCs w:val="20"/>
          <w:lang w:val="ru-RU"/>
        </w:rPr>
        <w:t>Имеется в виду возможность получить список версионных и повторяющихся скриптов которые будут выполнены на данном экземпляре БД</w:t>
      </w:r>
    </w:p>
  </w:comment>
  <w:comment w:id="101" w:author="Семенов Василий Александрович" w:date="2026-03-04T12:35:00Z" w:initials="СВА">
    <w:p w14:paraId="6843B524" w14:textId="031F4516" w:rsidR="00EA1E24" w:rsidRPr="00EA1E24" w:rsidRDefault="00EA1E24">
      <w:pPr>
        <w:pStyle w:val="a9"/>
        <w:rPr>
          <w:lang w:val="ru-RU"/>
        </w:rPr>
      </w:pPr>
      <w:r>
        <w:rPr>
          <w:rStyle w:val="a8"/>
        </w:rPr>
        <w:annotationRef/>
      </w:r>
      <w:r>
        <w:rPr>
          <w:lang w:val="ru-RU"/>
        </w:rPr>
        <w:t xml:space="preserve">Можно точно говорить, что </w:t>
      </w:r>
      <w:r>
        <w:t>Postgres</w:t>
      </w:r>
      <w:r w:rsidRPr="00EA1E24">
        <w:rPr>
          <w:lang w:val="ru-RU"/>
        </w:rPr>
        <w:t xml:space="preserve"> </w:t>
      </w:r>
      <w:r>
        <w:t>Pro</w:t>
      </w:r>
      <w:r w:rsidRPr="00EA1E24">
        <w:rPr>
          <w:lang w:val="ru-RU"/>
        </w:rPr>
        <w:t xml:space="preserve"> </w:t>
      </w:r>
      <w:r>
        <w:t>Ent</w:t>
      </w:r>
      <w:r>
        <w:rPr>
          <w:lang w:val="ru-RU"/>
        </w:rPr>
        <w:t xml:space="preserve"> версии не ниже 17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6AA087B" w15:done="0"/>
  <w15:commentEx w15:paraId="431619A5" w15:done="0"/>
  <w15:commentEx w15:paraId="372250C3" w15:paraIdParent="431619A5" w15:done="0"/>
  <w15:commentEx w15:paraId="532789A5" w15:done="0"/>
  <w15:commentEx w15:paraId="2E948A37" w15:paraIdParent="532789A5" w15:done="0"/>
  <w15:commentEx w15:paraId="6843B5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2A43E" w16cex:dateUtc="2026-03-04T08:29:00Z"/>
  <w16cex:commentExtensible w16cex:durableId="2D52A4C7" w16cex:dateUtc="2026-03-04T08:32:00Z"/>
  <w16cex:commentExtensible w16cex:durableId="2D529C29" w16cex:dateUtc="2026-03-04T08:55:00Z"/>
  <w16cex:commentExtensible w16cex:durableId="2D52A526" w16cex:dateUtc="2026-03-04T08:33:00Z"/>
  <w16cex:commentExtensible w16cex:durableId="65DB4A71" w16cex:dateUtc="2026-03-05T13:22:00Z"/>
  <w16cex:commentExtensible w16cex:durableId="2D52A5A4" w16cex:dateUtc="2026-03-04T08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AA087B" w16cid:durableId="2D52A43E"/>
  <w16cid:commentId w16cid:paraId="431619A5" w16cid:durableId="2D52A4C7"/>
  <w16cid:commentId w16cid:paraId="372250C3" w16cid:durableId="2D529C29"/>
  <w16cid:commentId w16cid:paraId="532789A5" w16cid:durableId="2D52A526"/>
  <w16cid:commentId w16cid:paraId="2E948A37" w16cid:durableId="65DB4A71"/>
  <w16cid:commentId w16cid:paraId="6843B524" w16cid:durableId="2D52A5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C3EF7"/>
    <w:multiLevelType w:val="multilevel"/>
    <w:tmpl w:val="E94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y Lartsev">
    <w15:presenceInfo w15:providerId="Windows Live" w15:userId="f152ccc7aaf72e87"/>
  </w15:person>
  <w15:person w15:author="Andrey Lartsev [2]">
    <w15:presenceInfo w15:providerId="AD" w15:userId="S::andrey_lartsev@epam.com::4d7876f5-6e56-4cce-8432-27d6866c53ea"/>
  </w15:person>
  <w15:person w15:author="Семенов Василий Александрович">
    <w15:presenceInfo w15:providerId="None" w15:userId="Семенов Василий Александр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D2"/>
    <w:rsid w:val="00015B73"/>
    <w:rsid w:val="00047819"/>
    <w:rsid w:val="00091BF7"/>
    <w:rsid w:val="000B1EAF"/>
    <w:rsid w:val="000C109A"/>
    <w:rsid w:val="000F28CD"/>
    <w:rsid w:val="00101EEC"/>
    <w:rsid w:val="00136F92"/>
    <w:rsid w:val="00164EAC"/>
    <w:rsid w:val="001A4290"/>
    <w:rsid w:val="001B77D5"/>
    <w:rsid w:val="002376A7"/>
    <w:rsid w:val="00262ABF"/>
    <w:rsid w:val="002810D2"/>
    <w:rsid w:val="00292BD8"/>
    <w:rsid w:val="002A312D"/>
    <w:rsid w:val="002D7FCF"/>
    <w:rsid w:val="002E1D22"/>
    <w:rsid w:val="002F2277"/>
    <w:rsid w:val="00305B6D"/>
    <w:rsid w:val="0035323D"/>
    <w:rsid w:val="004208B1"/>
    <w:rsid w:val="00442650"/>
    <w:rsid w:val="00445408"/>
    <w:rsid w:val="00447EDF"/>
    <w:rsid w:val="004E7532"/>
    <w:rsid w:val="004F4200"/>
    <w:rsid w:val="00536959"/>
    <w:rsid w:val="005568A2"/>
    <w:rsid w:val="005A0E8A"/>
    <w:rsid w:val="005B309F"/>
    <w:rsid w:val="005B53D6"/>
    <w:rsid w:val="005C7B9C"/>
    <w:rsid w:val="005E6500"/>
    <w:rsid w:val="005F43EE"/>
    <w:rsid w:val="006137AA"/>
    <w:rsid w:val="006212A0"/>
    <w:rsid w:val="00637DEB"/>
    <w:rsid w:val="00645FBF"/>
    <w:rsid w:val="0066128C"/>
    <w:rsid w:val="006B29A6"/>
    <w:rsid w:val="006F5069"/>
    <w:rsid w:val="00704449"/>
    <w:rsid w:val="007130A4"/>
    <w:rsid w:val="00715E73"/>
    <w:rsid w:val="007325EB"/>
    <w:rsid w:val="00750EFC"/>
    <w:rsid w:val="00766974"/>
    <w:rsid w:val="0078452D"/>
    <w:rsid w:val="007D27BC"/>
    <w:rsid w:val="00803CDE"/>
    <w:rsid w:val="008051AB"/>
    <w:rsid w:val="00854C9C"/>
    <w:rsid w:val="00875DF2"/>
    <w:rsid w:val="008A3CAE"/>
    <w:rsid w:val="00904394"/>
    <w:rsid w:val="00923140"/>
    <w:rsid w:val="00943E6F"/>
    <w:rsid w:val="00952C1C"/>
    <w:rsid w:val="00987BF0"/>
    <w:rsid w:val="00992CF7"/>
    <w:rsid w:val="009D3731"/>
    <w:rsid w:val="009E6E53"/>
    <w:rsid w:val="00A072E1"/>
    <w:rsid w:val="00A16DDA"/>
    <w:rsid w:val="00A241DA"/>
    <w:rsid w:val="00AF079B"/>
    <w:rsid w:val="00AF0E96"/>
    <w:rsid w:val="00B26AA8"/>
    <w:rsid w:val="00B40411"/>
    <w:rsid w:val="00B82C88"/>
    <w:rsid w:val="00B86347"/>
    <w:rsid w:val="00B94DB9"/>
    <w:rsid w:val="00BC4888"/>
    <w:rsid w:val="00BD0B94"/>
    <w:rsid w:val="00BD27F0"/>
    <w:rsid w:val="00BF2A79"/>
    <w:rsid w:val="00BF5485"/>
    <w:rsid w:val="00C03BB6"/>
    <w:rsid w:val="00C67CBB"/>
    <w:rsid w:val="00CA4330"/>
    <w:rsid w:val="00CB3102"/>
    <w:rsid w:val="00CC03CA"/>
    <w:rsid w:val="00CD053A"/>
    <w:rsid w:val="00D156DF"/>
    <w:rsid w:val="00D3202D"/>
    <w:rsid w:val="00D65FBC"/>
    <w:rsid w:val="00D73EDD"/>
    <w:rsid w:val="00D754A8"/>
    <w:rsid w:val="00DA086F"/>
    <w:rsid w:val="00DF08FC"/>
    <w:rsid w:val="00DF6AC0"/>
    <w:rsid w:val="00E15202"/>
    <w:rsid w:val="00E84C33"/>
    <w:rsid w:val="00E94901"/>
    <w:rsid w:val="00EA1E24"/>
    <w:rsid w:val="00EB3347"/>
    <w:rsid w:val="00EC1C45"/>
    <w:rsid w:val="00EE33ED"/>
    <w:rsid w:val="00F238BD"/>
    <w:rsid w:val="00F37451"/>
    <w:rsid w:val="00F70D1D"/>
    <w:rsid w:val="00F81F07"/>
    <w:rsid w:val="00FA1E8F"/>
    <w:rsid w:val="00FD046D"/>
    <w:rsid w:val="00FD3559"/>
    <w:rsid w:val="00FE061E"/>
    <w:rsid w:val="00FF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074C"/>
  <w15:chartTrackingRefBased/>
  <w15:docId w15:val="{4F33CA06-B2E6-4D56-8BA1-C4A4DB449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1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81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Title"/>
    <w:basedOn w:val="a"/>
    <w:next w:val="a"/>
    <w:link w:val="a5"/>
    <w:uiPriority w:val="10"/>
    <w:qFormat/>
    <w:rsid w:val="002810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8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810D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2810D2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281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annotation reference"/>
    <w:basedOn w:val="a0"/>
    <w:uiPriority w:val="99"/>
    <w:semiHidden/>
    <w:unhideWhenUsed/>
    <w:rsid w:val="00EA1E2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A1E2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A1E2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A1E2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A1E24"/>
    <w:rPr>
      <w:b/>
      <w:bCs/>
      <w:sz w:val="20"/>
      <w:szCs w:val="20"/>
    </w:rPr>
  </w:style>
  <w:style w:type="paragraph" w:styleId="ad">
    <w:name w:val="List Paragraph"/>
    <w:basedOn w:val="a"/>
    <w:uiPriority w:val="34"/>
    <w:qFormat/>
    <w:rsid w:val="00B40411"/>
    <w:pPr>
      <w:ind w:left="720"/>
      <w:contextualSpacing/>
    </w:pPr>
  </w:style>
  <w:style w:type="paragraph" w:styleId="ae">
    <w:name w:val="Revision"/>
    <w:hidden/>
    <w:uiPriority w:val="99"/>
    <w:semiHidden/>
    <w:rsid w:val="00FF00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1087</Words>
  <Characters>6197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Lartsev</dc:creator>
  <cp:keywords/>
  <dc:description/>
  <cp:lastModifiedBy>Andrey Lartsev</cp:lastModifiedBy>
  <cp:revision>2</cp:revision>
  <dcterms:created xsi:type="dcterms:W3CDTF">2026-03-31T17:20:00Z</dcterms:created>
  <dcterms:modified xsi:type="dcterms:W3CDTF">2026-03-31T17:20:00Z</dcterms:modified>
</cp:coreProperties>
</file>